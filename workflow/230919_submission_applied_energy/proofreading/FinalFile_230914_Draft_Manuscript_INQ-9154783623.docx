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767ADD" w14:textId="77777777" w:rsidR="001B1805" w:rsidRDefault="00372C4F">
      <w:pPr>
        <w:spacing w:after="240"/>
      </w:pPr>
      <w:commentRangeStart w:id="0"/>
      <w:r>
        <w:t>1</w:t>
      </w:r>
      <w:commentRangeEnd w:id="0"/>
      <w:r w:rsidR="005A4329">
        <w:rPr>
          <w:rStyle w:val="CommentReference"/>
        </w:rPr>
        <w:commentReference w:id="0"/>
      </w:r>
      <w:r>
        <w:t xml:space="preserve"> Shrinking together and pulling apart: the Austrian gas 2 grid by 2040 </w:t>
      </w:r>
      <w:commentRangeStart w:id="1"/>
      <w:r>
        <w:t>under</w:t>
      </w:r>
      <w:commentRangeEnd w:id="1"/>
      <w:r w:rsidR="00CE65DF">
        <w:rPr>
          <w:rStyle w:val="CommentReference"/>
        </w:rPr>
        <w:commentReference w:id="1"/>
      </w:r>
      <w:r>
        <w:t xml:space="preserve"> declining natural gas demand and increasing domestic renewable gas generation</w:t>
      </w:r>
    </w:p>
    <w:p w14:paraId="6F543C69" w14:textId="77777777" w:rsidR="001B1805" w:rsidRDefault="00372C4F">
      <w:pPr>
        <w:spacing w:after="240"/>
      </w:pPr>
      <m:oMath>
        <m:r>
          <m:rPr>
            <m:sty m:val="p"/>
          </m:rPr>
          <w:rPr>
            <w:rFonts w:ascii="Cambria Math" w:hAnsi="Cambria Math"/>
          </w:rPr>
          <m:t>4</m:t>
        </m:r>
        <m:box>
          <m:boxPr>
            <m:ctrlPr>
              <w:rPr>
                <w:rFonts w:ascii="Cambria Math" w:hAnsi="Cambria Math"/>
              </w:rPr>
            </m:ctrlPr>
          </m:boxPr>
          <m:e>
            <m:r>
              <m:rPr>
                <m:sty m:val="p"/>
              </m:rPr>
              <w:rPr>
                <w:rFonts w:ascii="Cambria Math" w:hAnsi="Cambria Math"/>
              </w:rPr>
              <m:t xml:space="preserve"> </m:t>
            </m:r>
          </m:e>
        </m:box>
      </m:oMath>
      <w:r>
        <w:t xml:space="preserve"> Sebastian Zwickl-Bernhard </w:t>
      </w:r>
      <m:oMath>
        <m:sSup>
          <m:sSupPr>
            <m:ctrlPr>
              <w:rPr>
                <w:rFonts w:ascii="Cambria Math" w:hAnsi="Cambria Math"/>
              </w:rPr>
            </m:ctrlPr>
          </m:sSupPr>
          <m:e>
            <m:r>
              <w:rPr>
                <w:rFonts w:ascii="Cambria Math" w:hAnsi="Cambria Math"/>
              </w:rPr>
              <m:t xml:space="preserve"> </m:t>
            </m:r>
          </m:e>
          <m:sup>
            <m:r>
              <m:rPr>
                <m:sty m:val="p"/>
              </m:rPr>
              <w:rPr>
                <w:rFonts w:ascii="Cambria Math" w:hAnsi="Cambria Math"/>
              </w:rPr>
              <m:t>a,b,*</m:t>
            </m:r>
          </m:sup>
        </m:sSup>
      </m:oMath>
      <w:r>
        <w:t xml:space="preserve">, Aria Rodgarkia-Dara </w:t>
      </w:r>
      <m:oMath>
        <m:sSup>
          <m:sSupPr>
            <m:ctrlPr>
              <w:rPr>
                <w:rFonts w:ascii="Cambria Math" w:hAnsi="Cambria Math"/>
              </w:rPr>
            </m:ctrlPr>
          </m:sSupPr>
          <m:e>
            <m:r>
              <w:rPr>
                <w:rFonts w:ascii="Cambria Math" w:hAnsi="Cambria Math"/>
              </w:rPr>
              <m:t xml:space="preserve"> </m:t>
            </m:r>
          </m:e>
          <m:sup>
            <m:r>
              <m:rPr>
                <m:sty m:val="p"/>
              </m:rPr>
              <w:rPr>
                <w:rFonts w:ascii="Cambria Math" w:hAnsi="Cambria Math"/>
              </w:rPr>
              <m:t>c</m:t>
            </m:r>
          </m:sup>
        </m:sSup>
      </m:oMath>
      <w:r>
        <w:t xml:space="preserve">, Christoph Gatzen </w:t>
      </w:r>
      <m:oMath>
        <m:sSup>
          <m:sSupPr>
            <m:ctrlPr>
              <w:rPr>
                <w:rFonts w:ascii="Cambria Math" w:hAnsi="Cambria Math"/>
              </w:rPr>
            </m:ctrlPr>
          </m:sSupPr>
          <m:e>
            <m:r>
              <w:rPr>
                <w:rFonts w:ascii="Cambria Math" w:hAnsi="Cambria Math"/>
              </w:rPr>
              <m:t xml:space="preserve"> </m:t>
            </m:r>
          </m:e>
          <m:sup>
            <m:r>
              <m:rPr>
                <m:sty m:val="p"/>
              </m:rPr>
              <w:rPr>
                <w:rFonts w:ascii="Cambria Math" w:hAnsi="Cambria Math"/>
              </w:rPr>
              <m:t>c</m:t>
            </m:r>
          </m:sup>
        </m:sSup>
      </m:oMath>
      <w:r>
        <w:t xml:space="preserve">, </w:t>
      </w:r>
      <m:oMath>
        <m:sSub>
          <m:sSubPr>
            <m:ctrlPr>
              <w:rPr>
                <w:rFonts w:ascii="Cambria Math" w:hAnsi="Cambria Math"/>
              </w:rPr>
            </m:ctrlPr>
          </m:sSubPr>
          <m:e>
            <m:r>
              <w:rPr>
                <w:rFonts w:ascii="Cambria Math" w:hAnsi="Cambria Math"/>
              </w:rPr>
              <m:t xml:space="preserve"> </m:t>
            </m:r>
          </m:e>
          <m:sub>
            <m:r>
              <m:rPr>
                <m:sty m:val="p"/>
              </m:rPr>
              <w:rPr>
                <w:rFonts w:ascii="Cambria Math" w:hAnsi="Cambria Math"/>
              </w:rPr>
              <m:t>5</m:t>
            </m:r>
          </m:sub>
        </m:sSub>
        <m:box>
          <m:boxPr>
            <m:ctrlPr>
              <w:rPr>
                <w:rFonts w:ascii="Cambria Math" w:hAnsi="Cambria Math"/>
              </w:rPr>
            </m:ctrlPr>
          </m:boxPr>
          <m:e>
            <m:r>
              <m:rPr>
                <m:sty m:val="p"/>
              </m:rPr>
              <w:rPr>
                <w:rFonts w:ascii="Cambria Math" w:hAnsi="Cambria Math"/>
              </w:rPr>
              <m:t xml:space="preserve"> </m:t>
            </m:r>
          </m:e>
        </m:box>
      </m:oMath>
      <w:r>
        <w:t xml:space="preserve"> Lino Sonnen </w:t>
      </w:r>
      <m:oMath>
        <m:sSup>
          <m:sSupPr>
            <m:ctrlPr>
              <w:rPr>
                <w:rFonts w:ascii="Cambria Math" w:hAnsi="Cambria Math"/>
              </w:rPr>
            </m:ctrlPr>
          </m:sSupPr>
          <m:e>
            <m:r>
              <w:rPr>
                <w:rFonts w:ascii="Cambria Math" w:hAnsi="Cambria Math"/>
              </w:rPr>
              <m:t xml:space="preserve"> </m:t>
            </m:r>
          </m:e>
          <m:sup>
            <m:r>
              <m:rPr>
                <m:sty m:val="p"/>
              </m:rPr>
              <w:rPr>
                <w:rFonts w:ascii="Cambria Math" w:hAnsi="Cambria Math"/>
              </w:rPr>
              <m:t>c</m:t>
            </m:r>
          </m:sup>
        </m:sSup>
      </m:oMath>
      <w:r>
        <w:t xml:space="preserve">, Anna Lane </w:t>
      </w:r>
      <m:oMath>
        <m:sSup>
          <m:sSupPr>
            <m:ctrlPr>
              <w:rPr>
                <w:rFonts w:ascii="Cambria Math" w:hAnsi="Cambria Math"/>
              </w:rPr>
            </m:ctrlPr>
          </m:sSupPr>
          <m:e>
            <m:r>
              <w:rPr>
                <w:rFonts w:ascii="Cambria Math" w:hAnsi="Cambria Math"/>
              </w:rPr>
              <m:t xml:space="preserve"> </m:t>
            </m:r>
          </m:e>
          <m:sup>
            <m:r>
              <m:rPr>
                <m:sty m:val="p"/>
              </m:rPr>
              <w:rPr>
                <w:rFonts w:ascii="Cambria Math" w:hAnsi="Cambria Math"/>
              </w:rPr>
              <m:t>c</m:t>
            </m:r>
          </m:sup>
        </m:sSup>
      </m:oMath>
      <w:r>
        <w:t xml:space="preserve">, Marcus Otti </w:t>
      </w:r>
      <m:oMath>
        <m:sSup>
          <m:sSupPr>
            <m:ctrlPr>
              <w:rPr>
                <w:rFonts w:ascii="Cambria Math" w:hAnsi="Cambria Math"/>
              </w:rPr>
            </m:ctrlPr>
          </m:sSupPr>
          <m:e>
            <m:r>
              <w:rPr>
                <w:rFonts w:ascii="Cambria Math" w:hAnsi="Cambria Math"/>
              </w:rPr>
              <m:t xml:space="preserve"> </m:t>
            </m:r>
          </m:e>
          <m:sup>
            <m:r>
              <m:rPr>
                <m:sty m:val="p"/>
              </m:rPr>
              <w:rPr>
                <w:rFonts w:ascii="Cambria Math" w:hAnsi="Cambria Math"/>
              </w:rPr>
              <m:t>a</m:t>
            </m:r>
          </m:sup>
        </m:sSup>
      </m:oMath>
      <w:r>
        <w:t xml:space="preserve">, Antonia Golab </w:t>
      </w:r>
      <m:oMath>
        <m:sSup>
          <m:sSupPr>
            <m:ctrlPr>
              <w:rPr>
                <w:rFonts w:ascii="Cambria Math" w:hAnsi="Cambria Math"/>
              </w:rPr>
            </m:ctrlPr>
          </m:sSupPr>
          <m:e>
            <m:r>
              <w:rPr>
                <w:rFonts w:ascii="Cambria Math" w:hAnsi="Cambria Math"/>
              </w:rPr>
              <m:t xml:space="preserve"> </m:t>
            </m:r>
          </m:e>
          <m:sup>
            <m:r>
              <m:rPr>
                <m:sty m:val="p"/>
              </m:rPr>
              <w:rPr>
                <w:rFonts w:ascii="Cambria Math" w:hAnsi="Cambria Math"/>
              </w:rPr>
              <m:t>a</m:t>
            </m:r>
          </m:sup>
        </m:sSup>
      </m:oMath>
      <w:r>
        <w:t>, Hans Auera,b</w:t>
      </w:r>
    </w:p>
    <w:p w14:paraId="0D9E76F8" w14:textId="77777777" w:rsidR="001B1805" w:rsidRDefault="00497247">
      <w:pPr>
        <w:spacing w:after="240"/>
      </w:pPr>
      <m:oMath>
        <m:sSup>
          <m:sSupPr>
            <m:ctrlPr>
              <w:rPr>
                <w:rFonts w:ascii="Cambria Math" w:hAnsi="Cambria Math"/>
              </w:rPr>
            </m:ctrlPr>
          </m:sSupPr>
          <m:e>
            <m:r>
              <w:rPr>
                <w:rFonts w:ascii="Cambria Math" w:hAnsi="Cambria Math"/>
              </w:rPr>
              <m:t xml:space="preserve"> </m:t>
            </m:r>
          </m:e>
          <m:sup>
            <m:r>
              <w:rPr>
                <w:rFonts w:ascii="Cambria Math" w:hAnsi="Cambria Math"/>
              </w:rPr>
              <m:t>a</m:t>
            </m:r>
          </m:sup>
        </m:sSup>
      </m:oMath>
      <w:r w:rsidR="00372C4F">
        <w:t xml:space="preserve"> Energy Economics Group (EEG), </w:t>
      </w:r>
      <w:proofErr w:type="spellStart"/>
      <w:r w:rsidR="00372C4F">
        <w:t>Technische</w:t>
      </w:r>
      <w:proofErr w:type="spellEnd"/>
      <w:r w:rsidR="00372C4F">
        <w:t xml:space="preserve"> </w:t>
      </w:r>
      <w:proofErr w:type="spellStart"/>
      <w:r w:rsidR="00372C4F">
        <w:t>Universit</w:t>
      </w:r>
      <w:r w:rsidR="00372C4F">
        <w:t>ä</w:t>
      </w:r>
      <w:r w:rsidR="00372C4F">
        <w:t>t</w:t>
      </w:r>
      <w:proofErr w:type="spellEnd"/>
      <w:r w:rsidR="00372C4F">
        <w:t xml:space="preserve"> Wien, </w:t>
      </w:r>
      <w:proofErr w:type="spellStart"/>
      <w:r w:rsidR="00372C4F">
        <w:t>Gusshausstrasse</w:t>
      </w:r>
      <w:proofErr w:type="spellEnd"/>
      <w:r w:rsidR="00372C4F">
        <w:t xml:space="preserve"> 25-29/E370-3, 1040 Wien, Austria</w:t>
      </w:r>
    </w:p>
    <w:p w14:paraId="1346AE16" w14:textId="77777777" w:rsidR="001B1805" w:rsidRDefault="00497247">
      <w:pPr>
        <w:spacing w:after="240"/>
      </w:pPr>
      <m:oMath>
        <m:sSup>
          <m:sSupPr>
            <m:ctrlPr>
              <w:rPr>
                <w:rFonts w:ascii="Cambria Math" w:hAnsi="Cambria Math"/>
              </w:rPr>
            </m:ctrlPr>
          </m:sSupPr>
          <m:e>
            <m:r>
              <w:rPr>
                <w:rFonts w:ascii="Cambria Math" w:hAnsi="Cambria Math"/>
              </w:rPr>
              <m:t xml:space="preserve"> </m:t>
            </m:r>
          </m:e>
          <m:sup>
            <m:r>
              <w:rPr>
                <w:rFonts w:ascii="Cambria Math" w:hAnsi="Cambria Math"/>
              </w:rPr>
              <m:t>b</m:t>
            </m:r>
          </m:sup>
        </m:sSup>
      </m:oMath>
      <w:r w:rsidR="00372C4F">
        <w:t xml:space="preserve"> Industrial Economics and Technology Management, Norwegian University of Science and Technology, </w:t>
      </w:r>
      <w:proofErr w:type="spellStart"/>
      <w:r w:rsidR="00372C4F">
        <w:t>Gl</w:t>
      </w:r>
      <w:r w:rsidR="00372C4F">
        <w:t>ø</w:t>
      </w:r>
      <w:r w:rsidR="00372C4F">
        <w:t>shaugen</w:t>
      </w:r>
      <w:proofErr w:type="spellEnd"/>
      <w:r w:rsidR="00372C4F">
        <w:t xml:space="preserve">, Alfred Getz </w:t>
      </w:r>
      <w:proofErr w:type="spellStart"/>
      <w:r w:rsidR="00372C4F">
        <w:t>vei</w:t>
      </w:r>
      <w:proofErr w:type="spellEnd"/>
      <w:r w:rsidR="00372C4F">
        <w:t xml:space="preserve"> 3, Trondheim, 7491, Norway</w:t>
      </w:r>
    </w:p>
    <w:p w14:paraId="199138FE" w14:textId="77777777" w:rsidR="001B1805" w:rsidRDefault="00497247">
      <w:pPr>
        <w:spacing w:after="240"/>
      </w:pPr>
      <m:oMath>
        <m:sSup>
          <m:sSupPr>
            <m:ctrlPr>
              <w:rPr>
                <w:rFonts w:ascii="Cambria Math" w:hAnsi="Cambria Math"/>
              </w:rPr>
            </m:ctrlPr>
          </m:sSupPr>
          <m:e>
            <m:r>
              <w:rPr>
                <w:rFonts w:ascii="Cambria Math" w:hAnsi="Cambria Math"/>
              </w:rPr>
              <m:t xml:space="preserve"> </m:t>
            </m:r>
          </m:e>
          <m:sup>
            <m:r>
              <w:rPr>
                <w:rFonts w:ascii="Cambria Math" w:hAnsi="Cambria Math"/>
              </w:rPr>
              <m:t>c</m:t>
            </m:r>
          </m:sup>
        </m:sSup>
      </m:oMath>
      <w:r w:rsidR="00372C4F">
        <w:t xml:space="preserve"> Frontier Economics Limited, </w:t>
      </w:r>
      <w:proofErr w:type="spellStart"/>
      <w:r w:rsidR="00372C4F">
        <w:t>Im</w:t>
      </w:r>
      <w:proofErr w:type="spellEnd"/>
      <w:r w:rsidR="00372C4F">
        <w:t xml:space="preserve"> </w:t>
      </w:r>
      <w:proofErr w:type="spellStart"/>
      <w:r w:rsidR="00372C4F">
        <w:t>Zollhafen</w:t>
      </w:r>
      <w:proofErr w:type="spellEnd"/>
      <w:r w:rsidR="00372C4F">
        <w:t xml:space="preserve"> 24, 50678 K</w:t>
      </w:r>
      <w:r w:rsidR="00372C4F">
        <w:t>ö</w:t>
      </w:r>
      <w:r w:rsidR="00372C4F">
        <w:t>ln, Deutschland</w:t>
      </w:r>
    </w:p>
    <w:p w14:paraId="7344282F" w14:textId="77777777" w:rsidR="001B1805" w:rsidRDefault="00372C4F">
      <w:pPr>
        <w:spacing w:after="240"/>
      </w:pPr>
      <w:r>
        <w:t>11 Abstract</w:t>
      </w:r>
    </w:p>
    <w:p w14:paraId="18C690F5" w14:textId="77777777" w:rsidR="001B1805" w:rsidRDefault="00372C4F">
      <w:pPr>
        <w:spacing w:after="240"/>
      </w:pPr>
      <w:r>
        <w:t>12 Keywords:</w:t>
      </w:r>
    </w:p>
    <w:p w14:paraId="14B3C07A" w14:textId="77777777" w:rsidR="001B1805" w:rsidRDefault="00372C4F">
      <w:pPr>
        <w:numPr>
          <w:ilvl w:val="0"/>
          <w:numId w:val="1"/>
        </w:numPr>
      </w:pPr>
      <w:r>
        <w:t>Corresponding author</w:t>
      </w:r>
    </w:p>
    <w:p w14:paraId="4EEBC802" w14:textId="77777777" w:rsidR="001B1805" w:rsidRDefault="00372C4F">
      <w:pPr>
        <w:spacing w:after="240"/>
      </w:pPr>
      <w:r>
        <w:t xml:space="preserve">Email address: </w:t>
      </w:r>
      <w:hyperlink r:id="rId7">
        <w:r>
          <w:rPr>
            <w:color w:val="4472C4"/>
          </w:rPr>
          <w:t>zwickl@eeg.tuwien.ac.at</w:t>
        </w:r>
      </w:hyperlink>
      <w:r>
        <w:t xml:space="preserve"> (Sebastian Zwickl-Bernhard)</w:t>
      </w:r>
    </w:p>
    <w:p w14:paraId="4664DDB3" w14:textId="77777777" w:rsidR="001B1805" w:rsidRDefault="00372C4F">
      <w:pPr>
        <w:spacing w:after="240"/>
      </w:pPr>
      <w:r>
        <w:t>Preprint submitted to Applied Energy</w:t>
      </w:r>
    </w:p>
    <w:p w14:paraId="269A083A" w14:textId="77777777" w:rsidR="001B1805" w:rsidRDefault="00372C4F">
      <w:pPr>
        <w:spacing w:after="240"/>
      </w:pPr>
      <w:r>
        <w:t>September 14, 2023</w:t>
      </w:r>
    </w:p>
    <w:p w14:paraId="7E3A57A2" w14:textId="77777777" w:rsidR="001B1805" w:rsidRDefault="00372C4F">
      <w:pPr>
        <w:spacing w:before="360" w:line="420" w:lineRule="exact"/>
      </w:pPr>
      <w:r>
        <w:rPr>
          <w:b/>
          <w:sz w:val="42"/>
        </w:rPr>
        <w:t>Nomenclature</w:t>
      </w:r>
    </w:p>
    <w:tbl>
      <w:tblPr>
        <w:tblW w:w="0" w:type="auto"/>
        <w:jc w:val="center"/>
        <w:tblCellSpacing w:w="0" w:type="dxa"/>
        <w:tblCellMar>
          <w:top w:w="80" w:type="dxa"/>
          <w:left w:w="160" w:type="dxa"/>
          <w:bottom w:w="80" w:type="dxa"/>
          <w:right w:w="160" w:type="dxa"/>
        </w:tblCellMar>
        <w:tblLook w:val="0000" w:firstRow="0" w:lastRow="0" w:firstColumn="0" w:lastColumn="0" w:noHBand="0" w:noVBand="0"/>
      </w:tblPr>
      <w:tblGrid>
        <w:gridCol w:w="2092"/>
        <w:gridCol w:w="5340"/>
        <w:gridCol w:w="1188"/>
      </w:tblGrid>
      <w:tr w:rsidR="001B1805" w14:paraId="4BC27763" w14:textId="77777777">
        <w:trPr>
          <w:cantSplit/>
          <w:tblCellSpacing w:w="0" w:type="dxa"/>
          <w:jc w:val="center"/>
        </w:trPr>
        <w:tc>
          <w:tcPr>
            <w:tcW w:w="0" w:type="auto"/>
            <w:tcBorders>
              <w:top w:val="single" w:sz="8" w:space="0" w:color="000000"/>
              <w:left w:val="single" w:sz="8" w:space="0" w:color="000000"/>
              <w:bottom w:val="single" w:sz="8" w:space="0" w:color="000000"/>
              <w:right w:val="single" w:sz="8" w:space="0" w:color="000000"/>
            </w:tcBorders>
            <w:vAlign w:val="center"/>
          </w:tcPr>
          <w:p w14:paraId="1F40D565" w14:textId="77777777" w:rsidR="001B1805" w:rsidRDefault="00372C4F">
            <w:pPr>
              <w:jc w:val="center"/>
            </w:pPr>
            <w:r>
              <w:t>Type</w:t>
            </w:r>
          </w:p>
        </w:tc>
        <w:tc>
          <w:tcPr>
            <w:tcW w:w="0" w:type="auto"/>
            <w:tcBorders>
              <w:top w:val="single" w:sz="8" w:space="0" w:color="000000"/>
              <w:bottom w:val="single" w:sz="8" w:space="0" w:color="000000"/>
              <w:right w:val="single" w:sz="8" w:space="0" w:color="000000"/>
            </w:tcBorders>
            <w:vAlign w:val="center"/>
          </w:tcPr>
          <w:p w14:paraId="15473AC4" w14:textId="77777777" w:rsidR="001B1805" w:rsidRDefault="00372C4F">
            <w:pPr>
              <w:jc w:val="center"/>
            </w:pPr>
            <w:r>
              <w:t>Description</w:t>
            </w:r>
          </w:p>
        </w:tc>
        <w:tc>
          <w:tcPr>
            <w:tcW w:w="0" w:type="auto"/>
            <w:tcBorders>
              <w:top w:val="single" w:sz="8" w:space="0" w:color="000000"/>
              <w:bottom w:val="single" w:sz="8" w:space="0" w:color="000000"/>
              <w:right w:val="single" w:sz="8" w:space="0" w:color="000000"/>
            </w:tcBorders>
            <w:vAlign w:val="center"/>
          </w:tcPr>
          <w:p w14:paraId="68A63815" w14:textId="77777777" w:rsidR="001B1805" w:rsidRDefault="00372C4F">
            <w:pPr>
              <w:jc w:val="center"/>
            </w:pPr>
            <w:r>
              <w:t>Unit</w:t>
            </w:r>
          </w:p>
        </w:tc>
      </w:tr>
      <w:tr w:rsidR="001B1805" w14:paraId="67B30783" w14:textId="77777777">
        <w:trPr>
          <w:cantSplit/>
          <w:tblCellSpacing w:w="0" w:type="dxa"/>
          <w:jc w:val="center"/>
        </w:trPr>
        <w:tc>
          <w:tcPr>
            <w:tcW w:w="0" w:type="auto"/>
            <w:gridSpan w:val="3"/>
            <w:tcBorders>
              <w:left w:val="single" w:sz="8" w:space="0" w:color="000000"/>
              <w:bottom w:val="single" w:sz="8" w:space="0" w:color="000000"/>
              <w:right w:val="single" w:sz="8" w:space="0" w:color="000000"/>
            </w:tcBorders>
          </w:tcPr>
          <w:p w14:paraId="7E6AF12B" w14:textId="77777777" w:rsidR="001B1805" w:rsidRDefault="00372C4F">
            <w:r>
              <w:t>Set and index</w:t>
            </w:r>
          </w:p>
        </w:tc>
      </w:tr>
      <w:tr w:rsidR="001B1805" w14:paraId="5E0B24F7"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5A342765" w14:textId="77777777" w:rsidR="001B1805" w:rsidRDefault="00372C4F">
            <w:pPr>
              <w:jc w:val="center"/>
            </w:pPr>
            <m:oMathPara>
              <m:oMathParaPr>
                <m:jc m:val="center"/>
              </m:oMathParaPr>
              <m:oMath>
                <m:r>
                  <w:rPr>
                    <w:rFonts w:ascii="Cambria Math" w:hAnsi="Cambria Math"/>
                  </w:rPr>
                  <m:t>p</m:t>
                </m:r>
                <m:r>
                  <m:rPr>
                    <m:sty m:val="p"/>
                  </m:rPr>
                  <w:rPr>
                    <w:rFonts w:ascii="Cambria Math" w:hAnsi="Cambria Math"/>
                  </w:rPr>
                  <m:t>∈</m:t>
                </m:r>
                <m:r>
                  <m:rPr>
                    <m:scr m:val="script"/>
                  </m:rPr>
                  <w:rPr>
                    <w:rFonts w:ascii="Cambria Math" w:hAnsi="Cambria Math"/>
                  </w:rPr>
                  <m:t>P</m:t>
                </m:r>
                <m:r>
                  <m:rPr>
                    <m:sty m:val="p"/>
                  </m:rPr>
                  <w:rPr>
                    <w:rFonts w:ascii="Cambria Math" w:hAnsi="Cambria Math"/>
                  </w:rPr>
                  <m:t>={1,…,</m:t>
                </m:r>
                <m:r>
                  <w:rPr>
                    <w:rFonts w:ascii="Cambria Math" w:hAnsi="Cambria Math"/>
                  </w:rPr>
                  <m:t>P</m:t>
                </m:r>
                <m:r>
                  <m:rPr>
                    <m:sty m:val="p"/>
                  </m:rPr>
                  <w:rPr>
                    <w:rFonts w:ascii="Cambria Math" w:hAnsi="Cambria Math"/>
                  </w:rPr>
                  <m:t>}</m:t>
                </m:r>
              </m:oMath>
            </m:oMathPara>
          </w:p>
        </w:tc>
        <w:tc>
          <w:tcPr>
            <w:tcW w:w="0" w:type="auto"/>
            <w:tcBorders>
              <w:bottom w:val="single" w:sz="8" w:space="0" w:color="000000"/>
              <w:right w:val="single" w:sz="8" w:space="0" w:color="000000"/>
            </w:tcBorders>
            <w:vAlign w:val="center"/>
          </w:tcPr>
          <w:p w14:paraId="1DD842BB" w14:textId="77777777" w:rsidR="001B1805" w:rsidRDefault="00372C4F">
            <w:pPr>
              <w:jc w:val="center"/>
            </w:pPr>
            <w:r>
              <w:t xml:space="preserve">Pipeline for gas transport, index by </w:t>
            </w:r>
            <m:oMath>
              <m:r>
                <w:rPr>
                  <w:rFonts w:ascii="Cambria Math" w:hAnsi="Cambria Math"/>
                </w:rPr>
                <m:t>p</m:t>
              </m:r>
            </m:oMath>
          </w:p>
        </w:tc>
        <w:tc>
          <w:tcPr>
            <w:tcW w:w="0" w:type="auto"/>
            <w:tcBorders>
              <w:bottom w:val="single" w:sz="8" w:space="0" w:color="000000"/>
              <w:right w:val="single" w:sz="8" w:space="0" w:color="000000"/>
            </w:tcBorders>
            <w:vAlign w:val="center"/>
          </w:tcPr>
          <w:p w14:paraId="0C84CF23" w14:textId="77777777" w:rsidR="001B1805" w:rsidRDefault="001B1805"/>
        </w:tc>
      </w:tr>
      <w:tr w:rsidR="001B1805" w14:paraId="26279C57"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6C95FADC" w14:textId="77777777" w:rsidR="001B1805" w:rsidRDefault="00372C4F">
            <w:pPr>
              <w:jc w:val="center"/>
            </w:pPr>
            <m:oMathPara>
              <m:oMathParaPr>
                <m:jc m:val="center"/>
              </m:oMathParaPr>
              <m:oMath>
                <m:r>
                  <w:rPr>
                    <w:rFonts w:ascii="Cambria Math" w:hAnsi="Cambria Math"/>
                  </w:rPr>
                  <m:t>n</m:t>
                </m:r>
                <m:r>
                  <m:rPr>
                    <m:sty m:val="p"/>
                  </m:rPr>
                  <w:rPr>
                    <w:rFonts w:ascii="Cambria Math" w:hAnsi="Cambria Math"/>
                  </w:rPr>
                  <m:t>∈</m:t>
                </m:r>
                <m:r>
                  <m:rPr>
                    <m:scr m:val="script"/>
                  </m:rPr>
                  <w:rPr>
                    <w:rFonts w:ascii="Cambria Math" w:hAnsi="Cambria Math"/>
                  </w:rPr>
                  <m:t>N</m:t>
                </m:r>
                <m:r>
                  <m:rPr>
                    <m:sty m:val="p"/>
                  </m:rPr>
                  <w:rPr>
                    <w:rFonts w:ascii="Cambria Math" w:hAnsi="Cambria Math"/>
                  </w:rPr>
                  <m:t>={1,…,</m:t>
                </m:r>
                <m:r>
                  <w:rPr>
                    <w:rFonts w:ascii="Cambria Math" w:hAnsi="Cambria Math"/>
                  </w:rPr>
                  <m:t>N</m:t>
                </m:r>
                <m:r>
                  <m:rPr>
                    <m:sty m:val="p"/>
                  </m:rPr>
                  <w:rPr>
                    <w:rFonts w:ascii="Cambria Math" w:hAnsi="Cambria Math"/>
                  </w:rPr>
                  <m:t>}</m:t>
                </m:r>
              </m:oMath>
            </m:oMathPara>
          </w:p>
        </w:tc>
        <w:tc>
          <w:tcPr>
            <w:tcW w:w="0" w:type="auto"/>
            <w:tcBorders>
              <w:bottom w:val="single" w:sz="8" w:space="0" w:color="000000"/>
              <w:right w:val="single" w:sz="8" w:space="0" w:color="000000"/>
            </w:tcBorders>
            <w:vAlign w:val="center"/>
          </w:tcPr>
          <w:p w14:paraId="50C5AFAC" w14:textId="77777777" w:rsidR="001B1805" w:rsidRDefault="00372C4F">
            <w:pPr>
              <w:jc w:val="center"/>
            </w:pPr>
            <w:r>
              <w:t xml:space="preserve">Node of the gas grid, index by </w:t>
            </w:r>
            <m:oMath>
              <m:r>
                <w:rPr>
                  <w:rFonts w:ascii="Cambria Math" w:hAnsi="Cambria Math"/>
                </w:rPr>
                <m:t>n</m:t>
              </m:r>
            </m:oMath>
          </w:p>
        </w:tc>
        <w:tc>
          <w:tcPr>
            <w:tcW w:w="0" w:type="auto"/>
            <w:tcBorders>
              <w:bottom w:val="single" w:sz="8" w:space="0" w:color="000000"/>
              <w:right w:val="single" w:sz="8" w:space="0" w:color="000000"/>
            </w:tcBorders>
            <w:vAlign w:val="center"/>
          </w:tcPr>
          <w:p w14:paraId="4AF14D19" w14:textId="77777777" w:rsidR="001B1805" w:rsidRDefault="001B1805"/>
        </w:tc>
      </w:tr>
      <w:tr w:rsidR="001B1805" w14:paraId="1F2D54AA"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58A56A6E" w14:textId="77777777" w:rsidR="001B1805" w:rsidRDefault="00372C4F">
            <w:pPr>
              <w:jc w:val="center"/>
            </w:pPr>
            <m:oMathPara>
              <m:oMathParaPr>
                <m:jc m:val="center"/>
              </m:oMathParaPr>
              <m:oMath>
                <m:r>
                  <w:rPr>
                    <w:rFonts w:ascii="Cambria Math" w:hAnsi="Cambria Math"/>
                  </w:rPr>
                  <m:t>l</m:t>
                </m:r>
                <m:r>
                  <m:rPr>
                    <m:sty m:val="p"/>
                  </m:rPr>
                  <w:rPr>
                    <w:rFonts w:ascii="Cambria Math" w:hAnsi="Cambria Math"/>
                  </w:rPr>
                  <m:t>∈</m:t>
                </m:r>
                <m:r>
                  <m:rPr>
                    <m:scr m:val="script"/>
                  </m:rPr>
                  <w:rPr>
                    <w:rFonts w:ascii="Cambria Math" w:hAnsi="Cambria Math"/>
                  </w:rPr>
                  <m:t>L</m:t>
                </m:r>
                <m:r>
                  <m:rPr>
                    <m:sty m:val="p"/>
                  </m:rPr>
                  <w:rPr>
                    <w:rFonts w:ascii="Cambria Math" w:hAnsi="Cambria Math"/>
                  </w:rPr>
                  <m:t>={1,…,</m:t>
                </m:r>
                <m:r>
                  <w:rPr>
                    <w:rFonts w:ascii="Cambria Math" w:hAnsi="Cambria Math"/>
                  </w:rPr>
                  <m:t>L</m:t>
                </m:r>
                <m:r>
                  <m:rPr>
                    <m:sty m:val="p"/>
                  </m:rPr>
                  <w:rPr>
                    <w:rFonts w:ascii="Cambria Math" w:hAnsi="Cambria Math"/>
                  </w:rPr>
                  <m:t>}</m:t>
                </m:r>
              </m:oMath>
            </m:oMathPara>
          </w:p>
        </w:tc>
        <w:tc>
          <w:tcPr>
            <w:tcW w:w="0" w:type="auto"/>
            <w:tcBorders>
              <w:bottom w:val="single" w:sz="8" w:space="0" w:color="000000"/>
              <w:right w:val="single" w:sz="8" w:space="0" w:color="000000"/>
            </w:tcBorders>
            <w:vAlign w:val="center"/>
          </w:tcPr>
          <w:p w14:paraId="5CF0D9F9" w14:textId="77777777" w:rsidR="001B1805" w:rsidRDefault="00372C4F">
            <w:pPr>
              <w:jc w:val="center"/>
            </w:pPr>
            <w:r>
              <w:t xml:space="preserve">Level of pressure in the gas grid, index by </w:t>
            </w:r>
            <m:oMath>
              <m:r>
                <w:rPr>
                  <w:rFonts w:ascii="Cambria Math" w:hAnsi="Cambria Math"/>
                </w:rPr>
                <m:t>l</m:t>
              </m:r>
            </m:oMath>
          </w:p>
        </w:tc>
        <w:tc>
          <w:tcPr>
            <w:tcW w:w="0" w:type="auto"/>
            <w:tcBorders>
              <w:bottom w:val="single" w:sz="8" w:space="0" w:color="000000"/>
              <w:right w:val="single" w:sz="8" w:space="0" w:color="000000"/>
            </w:tcBorders>
            <w:vAlign w:val="center"/>
          </w:tcPr>
          <w:p w14:paraId="1EE70165" w14:textId="77777777" w:rsidR="001B1805" w:rsidRDefault="001B1805"/>
        </w:tc>
      </w:tr>
      <w:tr w:rsidR="001B1805" w14:paraId="59896FBE"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2915B07C" w14:textId="77777777" w:rsidR="001B1805" w:rsidRDefault="00372C4F">
            <w:pPr>
              <w:jc w:val="center"/>
            </w:pPr>
            <m:oMathPara>
              <m:oMathParaPr>
                <m:jc m:val="center"/>
              </m:oMathParaPr>
              <m:oMath>
                <m:r>
                  <w:rPr>
                    <w:rFonts w:ascii="Cambria Math" w:hAnsi="Cambria Math"/>
                  </w:rPr>
                  <m:t>y</m:t>
                </m:r>
                <m:r>
                  <m:rPr>
                    <m:sty m:val="p"/>
                  </m:rPr>
                  <w:rPr>
                    <w:rFonts w:ascii="Cambria Math" w:hAnsi="Cambria Math"/>
                  </w:rPr>
                  <m:t>∈</m:t>
                </m:r>
                <m:r>
                  <m:rPr>
                    <m:scr m:val="script"/>
                  </m:rPr>
                  <w:rPr>
                    <w:rFonts w:ascii="Cambria Math" w:hAnsi="Cambria Math"/>
                  </w:rPr>
                  <m:t>Y</m:t>
                </m:r>
                <m:r>
                  <m:rPr>
                    <m:sty m:val="p"/>
                  </m:rPr>
                  <w:rPr>
                    <w:rFonts w:ascii="Cambria Math" w:hAnsi="Cambria Math"/>
                  </w:rPr>
                  <m:t>={1,…,</m:t>
                </m:r>
                <m:r>
                  <w:rPr>
                    <w:rFonts w:ascii="Cambria Math" w:hAnsi="Cambria Math"/>
                  </w:rPr>
                  <m:t>Y</m:t>
                </m:r>
                <m:r>
                  <m:rPr>
                    <m:sty m:val="p"/>
                  </m:rPr>
                  <w:rPr>
                    <w:rFonts w:ascii="Cambria Math" w:hAnsi="Cambria Math"/>
                  </w:rPr>
                  <m:t>}</m:t>
                </m:r>
              </m:oMath>
            </m:oMathPara>
          </w:p>
        </w:tc>
        <w:tc>
          <w:tcPr>
            <w:tcW w:w="0" w:type="auto"/>
            <w:tcBorders>
              <w:bottom w:val="single" w:sz="8" w:space="0" w:color="000000"/>
              <w:right w:val="single" w:sz="8" w:space="0" w:color="000000"/>
            </w:tcBorders>
            <w:vAlign w:val="center"/>
          </w:tcPr>
          <w:p w14:paraId="40205DC3" w14:textId="77777777" w:rsidR="001B1805" w:rsidRDefault="00372C4F">
            <w:pPr>
              <w:jc w:val="center"/>
            </w:pPr>
            <w:r>
              <w:t xml:space="preserve">Years, index by </w:t>
            </w:r>
            <m:oMath>
              <m:r>
                <w:rPr>
                  <w:rFonts w:ascii="Cambria Math" w:hAnsi="Cambria Math"/>
                </w:rPr>
                <m:t>y</m:t>
              </m:r>
            </m:oMath>
          </w:p>
        </w:tc>
        <w:tc>
          <w:tcPr>
            <w:tcW w:w="0" w:type="auto"/>
            <w:tcBorders>
              <w:bottom w:val="single" w:sz="8" w:space="0" w:color="000000"/>
              <w:right w:val="single" w:sz="8" w:space="0" w:color="000000"/>
            </w:tcBorders>
            <w:vAlign w:val="center"/>
          </w:tcPr>
          <w:p w14:paraId="34B9DE14" w14:textId="77777777" w:rsidR="001B1805" w:rsidRDefault="001B1805"/>
        </w:tc>
      </w:tr>
      <w:tr w:rsidR="001B1805" w14:paraId="35CC7A19"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0890BAFF" w14:textId="77777777" w:rsidR="001B1805" w:rsidRDefault="00372C4F">
            <w:pPr>
              <w:jc w:val="center"/>
            </w:pPr>
            <m:oMathPara>
              <m:oMathParaPr>
                <m:jc m:val="center"/>
              </m:oMathParaPr>
              <m:oMath>
                <m:r>
                  <w:rPr>
                    <w:rFonts w:ascii="Cambria Math" w:hAnsi="Cambria Math"/>
                  </w:rPr>
                  <m:t>m</m:t>
                </m:r>
                <m:r>
                  <m:rPr>
                    <m:sty m:val="p"/>
                  </m:rPr>
                  <w:rPr>
                    <w:rFonts w:ascii="Cambria Math" w:hAnsi="Cambria Math"/>
                  </w:rPr>
                  <m:t>∈</m:t>
                </m:r>
                <m:r>
                  <m:rPr>
                    <m:scr m:val="script"/>
                  </m:rPr>
                  <w:rPr>
                    <w:rFonts w:ascii="Cambria Math" w:hAnsi="Cambria Math"/>
                  </w:rPr>
                  <m:t>M</m:t>
                </m:r>
                <m:r>
                  <m:rPr>
                    <m:sty m:val="p"/>
                  </m:rPr>
                  <w:rPr>
                    <w:rFonts w:ascii="Cambria Math" w:hAnsi="Cambria Math"/>
                  </w:rPr>
                  <m:t>={1,…,</m:t>
                </m:r>
                <m:r>
                  <w:rPr>
                    <w:rFonts w:ascii="Cambria Math" w:hAnsi="Cambria Math"/>
                  </w:rPr>
                  <m:t>M</m:t>
                </m:r>
                <m:r>
                  <m:rPr>
                    <m:sty m:val="p"/>
                  </m:rPr>
                  <w:rPr>
                    <w:rFonts w:ascii="Cambria Math" w:hAnsi="Cambria Math"/>
                  </w:rPr>
                  <m:t>}</m:t>
                </m:r>
              </m:oMath>
            </m:oMathPara>
          </w:p>
        </w:tc>
        <w:tc>
          <w:tcPr>
            <w:tcW w:w="0" w:type="auto"/>
            <w:tcBorders>
              <w:bottom w:val="single" w:sz="8" w:space="0" w:color="000000"/>
              <w:right w:val="single" w:sz="8" w:space="0" w:color="000000"/>
            </w:tcBorders>
            <w:vAlign w:val="center"/>
          </w:tcPr>
          <w:p w14:paraId="33627C7D" w14:textId="77777777" w:rsidR="001B1805" w:rsidRDefault="00372C4F">
            <w:pPr>
              <w:jc w:val="center"/>
            </w:pPr>
            <w:r>
              <w:t xml:space="preserve">Months, index by </w:t>
            </w:r>
            <m:oMath>
              <m:r>
                <w:rPr>
                  <w:rFonts w:ascii="Cambria Math" w:hAnsi="Cambria Math"/>
                </w:rPr>
                <m:t>m</m:t>
              </m:r>
            </m:oMath>
          </w:p>
        </w:tc>
        <w:tc>
          <w:tcPr>
            <w:tcW w:w="0" w:type="auto"/>
            <w:tcBorders>
              <w:bottom w:val="single" w:sz="8" w:space="0" w:color="000000"/>
              <w:right w:val="single" w:sz="8" w:space="0" w:color="000000"/>
            </w:tcBorders>
            <w:vAlign w:val="center"/>
          </w:tcPr>
          <w:p w14:paraId="644E958F" w14:textId="77777777" w:rsidR="001B1805" w:rsidRDefault="001B1805"/>
        </w:tc>
      </w:tr>
      <w:tr w:rsidR="001B1805" w14:paraId="1EEF8239" w14:textId="77777777">
        <w:trPr>
          <w:cantSplit/>
          <w:tblCellSpacing w:w="0" w:type="dxa"/>
          <w:jc w:val="center"/>
        </w:trPr>
        <w:tc>
          <w:tcPr>
            <w:tcW w:w="0" w:type="auto"/>
            <w:gridSpan w:val="3"/>
            <w:tcBorders>
              <w:left w:val="single" w:sz="8" w:space="0" w:color="000000"/>
              <w:bottom w:val="single" w:sz="8" w:space="0" w:color="000000"/>
              <w:right w:val="single" w:sz="8" w:space="0" w:color="000000"/>
            </w:tcBorders>
          </w:tcPr>
          <w:p w14:paraId="0074E12F" w14:textId="77777777" w:rsidR="001B1805" w:rsidRDefault="00372C4F">
            <w:pPr>
              <w:jc w:val="center"/>
            </w:pPr>
            <w:r>
              <w:t>Decision variables (selected)</w:t>
            </w:r>
          </w:p>
        </w:tc>
      </w:tr>
      <w:tr w:rsidR="001B1805" w14:paraId="19CFD5F0"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65637662" w14:textId="77777777" w:rsidR="001B1805" w:rsidRDefault="00372C4F">
            <w:pPr>
              <w:jc w:val="center"/>
            </w:pPr>
            <w:r>
              <w:t>Capex</w:t>
            </w:r>
          </w:p>
        </w:tc>
        <w:tc>
          <w:tcPr>
            <w:tcW w:w="0" w:type="auto"/>
            <w:tcBorders>
              <w:bottom w:val="single" w:sz="8" w:space="0" w:color="000000"/>
              <w:right w:val="single" w:sz="8" w:space="0" w:color="000000"/>
            </w:tcBorders>
            <w:vAlign w:val="center"/>
          </w:tcPr>
          <w:p w14:paraId="33C1835A" w14:textId="77777777" w:rsidR="001B1805" w:rsidRDefault="00372C4F">
            <w:pPr>
              <w:jc w:val="center"/>
            </w:pPr>
            <w:r>
              <w:t>Capital cost of pipelines in the gas grid</w:t>
            </w:r>
          </w:p>
        </w:tc>
        <w:tc>
          <w:tcPr>
            <w:tcW w:w="0" w:type="auto"/>
            <w:tcBorders>
              <w:bottom w:val="single" w:sz="8" w:space="0" w:color="000000"/>
              <w:right w:val="single" w:sz="8" w:space="0" w:color="000000"/>
            </w:tcBorders>
            <w:vAlign w:val="center"/>
          </w:tcPr>
          <w:p w14:paraId="21D8EB83" w14:textId="77777777" w:rsidR="001B1805" w:rsidRDefault="00372C4F">
            <w:pPr>
              <w:jc w:val="center"/>
            </w:pPr>
            <w:r>
              <w:t>EUR</w:t>
            </w:r>
          </w:p>
        </w:tc>
      </w:tr>
      <w:tr w:rsidR="001B1805" w14:paraId="1AF56A5E"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554F0764" w14:textId="77777777" w:rsidR="001B1805" w:rsidRDefault="00372C4F">
            <w:pPr>
              <w:jc w:val="center"/>
            </w:pPr>
            <w:proofErr w:type="spellStart"/>
            <w:r>
              <w:t>Opex</w:t>
            </w:r>
            <w:proofErr w:type="spellEnd"/>
          </w:p>
        </w:tc>
        <w:tc>
          <w:tcPr>
            <w:tcW w:w="0" w:type="auto"/>
            <w:tcBorders>
              <w:bottom w:val="single" w:sz="8" w:space="0" w:color="000000"/>
              <w:right w:val="single" w:sz="8" w:space="0" w:color="000000"/>
            </w:tcBorders>
            <w:vAlign w:val="center"/>
          </w:tcPr>
          <w:p w14:paraId="53DB71CD" w14:textId="77777777" w:rsidR="001B1805" w:rsidRDefault="00372C4F">
            <w:pPr>
              <w:jc w:val="center"/>
            </w:pPr>
            <w:r>
              <w:t>Operational cost of pipelines in the gas grid</w:t>
            </w:r>
          </w:p>
        </w:tc>
        <w:tc>
          <w:tcPr>
            <w:tcW w:w="0" w:type="auto"/>
            <w:tcBorders>
              <w:bottom w:val="single" w:sz="8" w:space="0" w:color="000000"/>
              <w:right w:val="single" w:sz="8" w:space="0" w:color="000000"/>
            </w:tcBorders>
            <w:vAlign w:val="center"/>
          </w:tcPr>
          <w:p w14:paraId="24A9A396" w14:textId="77777777" w:rsidR="001B1805" w:rsidRDefault="00372C4F">
            <w:pPr>
              <w:jc w:val="center"/>
            </w:pPr>
            <w:r>
              <w:t>EUR</w:t>
            </w:r>
          </w:p>
        </w:tc>
      </w:tr>
      <w:tr w:rsidR="001B1805" w14:paraId="168817BD"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53FE4674" w14:textId="77777777" w:rsidR="001B1805" w:rsidRDefault="00372C4F">
            <w:pPr>
              <w:jc w:val="center"/>
            </w:pPr>
            <m:oMathPara>
              <m:oMathParaPr>
                <m:jc m:val="center"/>
              </m:oMathParaPr>
              <m:oMath>
                <m:r>
                  <w:rPr>
                    <w:rFonts w:ascii="Cambria Math" w:hAnsi="Cambria Math"/>
                  </w:rPr>
                  <w:lastRenderedPageBreak/>
                  <m:t>CoAS</m:t>
                </m:r>
              </m:oMath>
            </m:oMathPara>
          </w:p>
        </w:tc>
        <w:tc>
          <w:tcPr>
            <w:tcW w:w="0" w:type="auto"/>
            <w:tcBorders>
              <w:bottom w:val="single" w:sz="8" w:space="0" w:color="000000"/>
              <w:right w:val="single" w:sz="8" w:space="0" w:color="000000"/>
            </w:tcBorders>
            <w:vAlign w:val="center"/>
          </w:tcPr>
          <w:p w14:paraId="5CE1B3B8" w14:textId="77777777" w:rsidR="001B1805" w:rsidRDefault="00372C4F">
            <w:pPr>
              <w:jc w:val="center"/>
            </w:pPr>
            <w:r>
              <w:t>Cost of an alternative off-grid gas supply</w:t>
            </w:r>
          </w:p>
        </w:tc>
        <w:tc>
          <w:tcPr>
            <w:tcW w:w="0" w:type="auto"/>
            <w:tcBorders>
              <w:bottom w:val="single" w:sz="8" w:space="0" w:color="000000"/>
              <w:right w:val="single" w:sz="8" w:space="0" w:color="000000"/>
            </w:tcBorders>
            <w:vAlign w:val="center"/>
          </w:tcPr>
          <w:p w14:paraId="59B8830B" w14:textId="77777777" w:rsidR="001B1805" w:rsidRDefault="00372C4F">
            <w:pPr>
              <w:jc w:val="center"/>
            </w:pPr>
            <w:r>
              <w:t>EUR</w:t>
            </w:r>
          </w:p>
        </w:tc>
      </w:tr>
      <w:tr w:rsidR="001B1805" w14:paraId="6BEC05B4"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7E035FDC" w14:textId="77777777" w:rsidR="001B1805" w:rsidRDefault="00497247">
            <w:pPr>
              <w:jc w:val="center"/>
            </w:pPr>
            <m:oMathPara>
              <m:oMathParaPr>
                <m:jc m:val="center"/>
              </m:oMathParaPr>
              <m:oMath>
                <m:sSub>
                  <m:sSubPr>
                    <m:ctrlPr>
                      <w:rPr>
                        <w:rFonts w:ascii="Cambria Math" w:hAnsi="Cambria Math"/>
                      </w:rPr>
                    </m:ctrlPr>
                  </m:sSubPr>
                  <m:e>
                    <m:r>
                      <w:rPr>
                        <w:rFonts w:ascii="Cambria Math" w:hAnsi="Cambria Math"/>
                      </w:rPr>
                      <m:t>γ</m:t>
                    </m:r>
                  </m:e>
                  <m:sub>
                    <m:r>
                      <w:rPr>
                        <w:rFonts w:ascii="Cambria Math" w:hAnsi="Cambria Math"/>
                      </w:rPr>
                      <m:t>p</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oMath>
            </m:oMathPara>
          </w:p>
        </w:tc>
        <w:tc>
          <w:tcPr>
            <w:tcW w:w="0" w:type="auto"/>
            <w:tcBorders>
              <w:bottom w:val="single" w:sz="8" w:space="0" w:color="000000"/>
              <w:right w:val="single" w:sz="8" w:space="0" w:color="000000"/>
            </w:tcBorders>
            <w:vAlign w:val="center"/>
          </w:tcPr>
          <w:p w14:paraId="62816F95" w14:textId="77777777" w:rsidR="001B1805" w:rsidRDefault="00372C4F">
            <w:pPr>
              <w:jc w:val="center"/>
            </w:pPr>
            <w:r>
              <w:t xml:space="preserve">Transport capacity of pipeline </w:t>
            </w:r>
            <m:oMath>
              <m:r>
                <w:rPr>
                  <w:rFonts w:ascii="Cambria Math" w:hAnsi="Cambria Math"/>
                </w:rPr>
                <m:t>p</m:t>
              </m:r>
            </m:oMath>
            <w:r>
              <w:t xml:space="preserve"> at </w:t>
            </w:r>
            <m:oMath>
              <m:r>
                <w:rPr>
                  <w:rFonts w:ascii="Cambria Math" w:hAnsi="Cambria Math"/>
                </w:rPr>
                <m:t>l</m:t>
              </m:r>
            </m:oMath>
            <w:r>
              <w:t xml:space="preserve"> in </w:t>
            </w:r>
            <m:oMath>
              <m:r>
                <w:rPr>
                  <w:rFonts w:ascii="Cambria Math" w:hAnsi="Cambria Math"/>
                </w:rPr>
                <m:t>y</m:t>
              </m:r>
            </m:oMath>
          </w:p>
        </w:tc>
        <w:tc>
          <w:tcPr>
            <w:tcW w:w="0" w:type="auto"/>
            <w:tcBorders>
              <w:bottom w:val="single" w:sz="8" w:space="0" w:color="000000"/>
              <w:right w:val="single" w:sz="8" w:space="0" w:color="000000"/>
            </w:tcBorders>
            <w:vAlign w:val="center"/>
          </w:tcPr>
          <w:p w14:paraId="1AA2A04A" w14:textId="77777777" w:rsidR="001B1805" w:rsidRDefault="00372C4F">
            <w:pPr>
              <w:jc w:val="center"/>
            </w:pPr>
            <w:r>
              <w:t>GW</w:t>
            </w:r>
          </w:p>
        </w:tc>
      </w:tr>
      <w:tr w:rsidR="001B1805" w14:paraId="22532362"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58A3CDE3" w14:textId="77777777" w:rsidR="001B1805" w:rsidRDefault="00497247">
            <w:pPr>
              <w:jc w:val="center"/>
            </w:pPr>
            <m:oMathPara>
              <m:oMathParaPr>
                <m:jc m:val="center"/>
              </m:oMathParaPr>
              <m:oMath>
                <m:sSub>
                  <m:sSubPr>
                    <m:ctrlPr>
                      <w:rPr>
                        <w:rFonts w:ascii="Cambria Math" w:hAnsi="Cambria Math"/>
                      </w:rPr>
                    </m:ctrlPr>
                  </m:sSubPr>
                  <m:e>
                    <m:r>
                      <w:rPr>
                        <w:rFonts w:ascii="Cambria Math" w:hAnsi="Cambria Math"/>
                      </w:rPr>
                      <m:t>σ</m:t>
                    </m:r>
                  </m:e>
                  <m:sub>
                    <m:r>
                      <w:rPr>
                        <w:rFonts w:ascii="Cambria Math" w:hAnsi="Cambria Math"/>
                      </w:rPr>
                      <m:t>p</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oMath>
            </m:oMathPara>
          </w:p>
        </w:tc>
        <w:tc>
          <w:tcPr>
            <w:tcW w:w="0" w:type="auto"/>
            <w:tcBorders>
              <w:bottom w:val="single" w:sz="8" w:space="0" w:color="000000"/>
              <w:right w:val="single" w:sz="8" w:space="0" w:color="000000"/>
            </w:tcBorders>
            <w:vAlign w:val="center"/>
          </w:tcPr>
          <w:p w14:paraId="1F1E7547" w14:textId="77777777" w:rsidR="001B1805" w:rsidRDefault="00372C4F">
            <w:pPr>
              <w:jc w:val="center"/>
            </w:pPr>
            <w:r>
              <w:t xml:space="preserve">Decommissioning decision of pipeline </w:t>
            </w:r>
            <m:oMath>
              <m:r>
                <w:rPr>
                  <w:rFonts w:ascii="Cambria Math" w:hAnsi="Cambria Math"/>
                </w:rPr>
                <m:t>p</m:t>
              </m:r>
            </m:oMath>
            <w:r>
              <w:t xml:space="preserve"> at </w:t>
            </w:r>
            <m:oMath>
              <m:r>
                <w:rPr>
                  <w:rFonts w:ascii="Cambria Math" w:hAnsi="Cambria Math"/>
                </w:rPr>
                <m:t>l</m:t>
              </m:r>
            </m:oMath>
            <w:r>
              <w:t xml:space="preserve"> in </w:t>
            </w:r>
            <m:oMath>
              <m:r>
                <w:rPr>
                  <w:rFonts w:ascii="Cambria Math" w:hAnsi="Cambria Math"/>
                </w:rPr>
                <m:t>y</m:t>
              </m:r>
            </m:oMath>
            <w:r>
              <w:t xml:space="preserve"> (binary)</w:t>
            </w:r>
          </w:p>
        </w:tc>
        <w:tc>
          <w:tcPr>
            <w:tcW w:w="0" w:type="auto"/>
            <w:tcBorders>
              <w:bottom w:val="single" w:sz="8" w:space="0" w:color="000000"/>
              <w:right w:val="single" w:sz="8" w:space="0" w:color="000000"/>
            </w:tcBorders>
            <w:vAlign w:val="center"/>
          </w:tcPr>
          <w:p w14:paraId="6E85E946" w14:textId="77777777" w:rsidR="001B1805" w:rsidRDefault="00372C4F">
            <w:pPr>
              <w:jc w:val="center"/>
            </w:pPr>
            <w:r>
              <w:t>-</w:t>
            </w:r>
          </w:p>
        </w:tc>
      </w:tr>
      <w:tr w:rsidR="001B1805" w14:paraId="33F77CED"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6A81314E" w14:textId="77777777" w:rsidR="001B1805" w:rsidRDefault="00497247">
            <w:pPr>
              <w:jc w:val="center"/>
            </w:pPr>
            <m:oMathPara>
              <m:oMathParaPr>
                <m:jc m:val="center"/>
              </m:oMathParaPr>
              <m:oMath>
                <m:sSub>
                  <m:sSubPr>
                    <m:ctrlPr>
                      <w:rPr>
                        <w:rFonts w:ascii="Cambria Math" w:hAnsi="Cambria Math"/>
                      </w:rPr>
                    </m:ctrlPr>
                  </m:sSubPr>
                  <m:e>
                    <m:r>
                      <w:rPr>
                        <w:rFonts w:ascii="Cambria Math" w:hAnsi="Cambria Math"/>
                      </w:rPr>
                      <m:t>g</m:t>
                    </m:r>
                  </m:e>
                  <m:sub>
                    <m:r>
                      <m:rPr>
                        <m:nor/>
                      </m:rPr>
                      <m:t>fed,local</m:t>
                    </m:r>
                    <m:r>
                      <m:rPr>
                        <m:nor/>
                      </m:rPr>
                      <m:t> </m:t>
                    </m:r>
                  </m:sub>
                </m:sSub>
              </m:oMath>
            </m:oMathPara>
          </w:p>
        </w:tc>
        <w:tc>
          <w:tcPr>
            <w:tcW w:w="0" w:type="auto"/>
            <w:tcBorders>
              <w:bottom w:val="single" w:sz="8" w:space="0" w:color="000000"/>
              <w:right w:val="single" w:sz="8" w:space="0" w:color="000000"/>
            </w:tcBorders>
            <w:vAlign w:val="center"/>
          </w:tcPr>
          <w:p w14:paraId="794D5AD8" w14:textId="77777777" w:rsidR="001B1805" w:rsidRDefault="00372C4F">
            <w:pPr>
              <w:jc w:val="center"/>
            </w:pPr>
            <w:r>
              <w:t xml:space="preserve">Local gas generation injected into the gas grid at </w:t>
            </w:r>
            <m:oMath>
              <m:r>
                <w:rPr>
                  <w:rFonts w:ascii="Cambria Math" w:hAnsi="Cambria Math"/>
                </w:rPr>
                <m:t>n</m:t>
              </m:r>
            </m:oMath>
            <w:r>
              <w:t xml:space="preserve"> and</w:t>
            </w:r>
          </w:p>
        </w:tc>
        <w:tc>
          <w:tcPr>
            <w:tcW w:w="0" w:type="auto"/>
            <w:tcBorders>
              <w:bottom w:val="single" w:sz="8" w:space="0" w:color="000000"/>
              <w:right w:val="single" w:sz="8" w:space="0" w:color="000000"/>
            </w:tcBorders>
            <w:vAlign w:val="center"/>
          </w:tcPr>
          <w:p w14:paraId="27A304AF" w14:textId="77777777" w:rsidR="001B1805" w:rsidRDefault="00372C4F">
            <w:pPr>
              <w:jc w:val="center"/>
            </w:pPr>
            <w:r>
              <w:t>Year</w:t>
            </w:r>
          </w:p>
        </w:tc>
      </w:tr>
      <w:tr w:rsidR="001B1805" w14:paraId="172FBA95"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38805149" w14:textId="77777777" w:rsidR="001B1805" w:rsidRDefault="00497247">
            <w:pPr>
              <w:jc w:val="center"/>
            </w:pPr>
            <m:oMathPara>
              <m:oMathParaPr>
                <m:jc m:val="center"/>
              </m:oMathParaPr>
              <m:oMath>
                <m:sSub>
                  <m:sSubPr>
                    <m:ctrlPr>
                      <w:rPr>
                        <w:rFonts w:ascii="Cambria Math" w:hAnsi="Cambria Math"/>
                      </w:rPr>
                    </m:ctrlPr>
                  </m:sSubPr>
                  <m:e>
                    <m:r>
                      <w:rPr>
                        <w:rFonts w:ascii="Cambria Math" w:hAnsi="Cambria Math"/>
                      </w:rPr>
                      <m:t>q</m:t>
                    </m:r>
                  </m:e>
                  <m:sub>
                    <m:r>
                      <w:rPr>
                        <w:rFonts w:ascii="Cambria Math" w:hAnsi="Cambria Math"/>
                      </w:rPr>
                      <m:t>n</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m</m:t>
                    </m:r>
                  </m:sub>
                </m:sSub>
              </m:oMath>
            </m:oMathPara>
          </w:p>
        </w:tc>
        <w:tc>
          <w:tcPr>
            <w:tcW w:w="0" w:type="auto"/>
            <w:tcBorders>
              <w:bottom w:val="single" w:sz="8" w:space="0" w:color="000000"/>
              <w:right w:val="single" w:sz="8" w:space="0" w:color="000000"/>
            </w:tcBorders>
            <w:vAlign w:val="center"/>
          </w:tcPr>
          <w:p w14:paraId="2DBB3869" w14:textId="77777777" w:rsidR="001B1805" w:rsidRDefault="00372C4F">
            <w:pPr>
              <w:jc w:val="center"/>
            </w:pPr>
            <m:oMath>
              <m:r>
                <w:rPr>
                  <w:rFonts w:ascii="Cambria Math" w:hAnsi="Cambria Math"/>
                </w:rPr>
                <m:t>l</m:t>
              </m:r>
            </m:oMath>
            <w:r>
              <w:t xml:space="preserve"> in </w:t>
            </w:r>
            <m:oMath>
              <m:r>
                <w:rPr>
                  <w:rFonts w:ascii="Cambria Math" w:hAnsi="Cambria Math"/>
                </w:rPr>
                <m:t>y</m:t>
              </m:r>
            </m:oMath>
            <w:r>
              <w:t xml:space="preserve"> and </w:t>
            </w:r>
            <m:oMath>
              <m:r>
                <w:rPr>
                  <w:rFonts w:ascii="Cambria Math" w:hAnsi="Cambria Math"/>
                </w:rPr>
                <m:t>m</m:t>
              </m:r>
            </m:oMath>
          </w:p>
        </w:tc>
        <w:tc>
          <w:tcPr>
            <w:tcW w:w="0" w:type="auto"/>
            <w:tcBorders>
              <w:bottom w:val="single" w:sz="8" w:space="0" w:color="000000"/>
              <w:right w:val="single" w:sz="8" w:space="0" w:color="000000"/>
            </w:tcBorders>
            <w:vAlign w:val="center"/>
          </w:tcPr>
          <w:p w14:paraId="026FD44A" w14:textId="77777777" w:rsidR="001B1805" w:rsidRDefault="00372C4F">
            <w:pPr>
              <w:jc w:val="center"/>
            </w:pPr>
            <w:r>
              <w:t>year</w:t>
            </w:r>
          </w:p>
        </w:tc>
      </w:tr>
      <w:tr w:rsidR="001B1805" w14:paraId="5FBE62F9" w14:textId="77777777">
        <w:trPr>
          <w:cantSplit/>
          <w:tblCellSpacing w:w="0" w:type="dxa"/>
          <w:jc w:val="center"/>
        </w:trPr>
        <w:tc>
          <w:tcPr>
            <w:tcW w:w="0" w:type="auto"/>
            <w:gridSpan w:val="3"/>
            <w:tcBorders>
              <w:left w:val="single" w:sz="8" w:space="0" w:color="000000"/>
              <w:bottom w:val="single" w:sz="8" w:space="0" w:color="000000"/>
              <w:right w:val="single" w:sz="8" w:space="0" w:color="000000"/>
            </w:tcBorders>
          </w:tcPr>
          <w:p w14:paraId="1D15933E" w14:textId="77777777" w:rsidR="001B1805" w:rsidRDefault="00372C4F">
            <w:r>
              <w:t>Relevant parameters</w:t>
            </w:r>
          </w:p>
        </w:tc>
      </w:tr>
      <w:tr w:rsidR="001B1805" w14:paraId="52710CBC"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25E7E62A" w14:textId="77777777" w:rsidR="001B1805" w:rsidRDefault="00497247">
            <w:pPr>
              <w:jc w:val="center"/>
            </w:pPr>
            <m:oMathPara>
              <m:oMathParaPr>
                <m:jc m:val="center"/>
              </m:oMathParaPr>
              <m:oMath>
                <m:sSubSup>
                  <m:sSubSupPr>
                    <m:ctrlPr>
                      <w:rPr>
                        <w:rFonts w:ascii="Cambria Math" w:hAnsi="Cambria Math"/>
                      </w:rPr>
                    </m:ctrlPr>
                  </m:sSubSupPr>
                  <m:e>
                    <m:r>
                      <w:rPr>
                        <w:rFonts w:ascii="Cambria Math" w:hAnsi="Cambria Math"/>
                      </w:rPr>
                      <m:t>γ</m:t>
                    </m:r>
                  </m:e>
                  <m:sub>
                    <m:r>
                      <w:rPr>
                        <w:rFonts w:ascii="Cambria Math" w:hAnsi="Cambria Math"/>
                      </w:rPr>
                      <m:t>p</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up>
                    <m:r>
                      <w:rPr>
                        <w:rFonts w:ascii="Cambria Math" w:hAnsi="Cambria Math"/>
                      </w:rPr>
                      <m:t>pre</m:t>
                    </m:r>
                  </m:sup>
                </m:sSubSup>
              </m:oMath>
            </m:oMathPara>
          </w:p>
        </w:tc>
        <w:tc>
          <w:tcPr>
            <w:tcW w:w="0" w:type="auto"/>
            <w:tcBorders>
              <w:bottom w:val="single" w:sz="8" w:space="0" w:color="000000"/>
              <w:right w:val="single" w:sz="8" w:space="0" w:color="000000"/>
            </w:tcBorders>
            <w:vAlign w:val="center"/>
          </w:tcPr>
          <w:p w14:paraId="4C75AED3" w14:textId="77777777" w:rsidR="001B1805" w:rsidRDefault="00372C4F">
            <w:pPr>
              <w:jc w:val="center"/>
            </w:pPr>
            <w:r>
              <w:t xml:space="preserve">Existing transport capacity of pipeline </w:t>
            </w:r>
            <m:oMath>
              <m:r>
                <w:rPr>
                  <w:rFonts w:ascii="Cambria Math" w:hAnsi="Cambria Math"/>
                </w:rPr>
                <m:t>p</m:t>
              </m:r>
            </m:oMath>
            <w:r>
              <w:t xml:space="preserve"> at </w:t>
            </w:r>
            <m:oMath>
              <m:r>
                <w:rPr>
                  <w:rFonts w:ascii="Cambria Math" w:hAnsi="Cambria Math"/>
                </w:rPr>
                <m:t>l</m:t>
              </m:r>
            </m:oMath>
            <w:r>
              <w:t xml:space="preserve"> in </w:t>
            </w:r>
            <m:oMath>
              <m:r>
                <w:rPr>
                  <w:rFonts w:ascii="Cambria Math" w:hAnsi="Cambria Math"/>
                </w:rPr>
                <m:t>y</m:t>
              </m:r>
            </m:oMath>
          </w:p>
        </w:tc>
        <w:tc>
          <w:tcPr>
            <w:tcW w:w="0" w:type="auto"/>
            <w:tcBorders>
              <w:bottom w:val="single" w:sz="8" w:space="0" w:color="000000"/>
              <w:right w:val="single" w:sz="8" w:space="0" w:color="000000"/>
            </w:tcBorders>
            <w:vAlign w:val="center"/>
          </w:tcPr>
          <w:p w14:paraId="59C0BF20" w14:textId="77777777" w:rsidR="001B1805" w:rsidRDefault="00372C4F">
            <w:pPr>
              <w:jc w:val="center"/>
            </w:pPr>
            <w:r>
              <w:t>MW, GW</w:t>
            </w:r>
          </w:p>
        </w:tc>
      </w:tr>
      <w:tr w:rsidR="001B1805" w14:paraId="55340CE2"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56026788" w14:textId="77777777" w:rsidR="001B1805" w:rsidRDefault="00497247">
            <w:pPr>
              <w:jc w:val="center"/>
            </w:pPr>
            <m:oMathPara>
              <m:oMathParaPr>
                <m:jc m:val="center"/>
              </m:oMathParaPr>
              <m:oMath>
                <m:sSubSup>
                  <m:sSubSupPr>
                    <m:ctrlPr>
                      <w:rPr>
                        <w:rFonts w:ascii="Cambria Math" w:hAnsi="Cambria Math"/>
                      </w:rPr>
                    </m:ctrlPr>
                  </m:sSubSupPr>
                  <m:e>
                    <m:r>
                      <w:rPr>
                        <w:rFonts w:ascii="Cambria Math" w:hAnsi="Cambria Math"/>
                      </w:rPr>
                      <m:t>y</m:t>
                    </m:r>
                  </m:e>
                  <m:sub>
                    <m:r>
                      <w:rPr>
                        <w:rFonts w:ascii="Cambria Math" w:hAnsi="Cambria Math"/>
                      </w:rPr>
                      <m:t>p</m:t>
                    </m:r>
                    <m:r>
                      <m:rPr>
                        <m:sty m:val="p"/>
                      </m:rPr>
                      <w:rPr>
                        <w:rFonts w:ascii="Cambria Math" w:hAnsi="Cambria Math"/>
                      </w:rPr>
                      <m:t>,</m:t>
                    </m:r>
                    <m:r>
                      <w:rPr>
                        <w:rFonts w:ascii="Cambria Math" w:hAnsi="Cambria Math"/>
                      </w:rPr>
                      <m:t>l</m:t>
                    </m:r>
                  </m:sub>
                  <m:sup>
                    <m:r>
                      <w:rPr>
                        <w:rFonts w:ascii="Cambria Math" w:hAnsi="Cambria Math"/>
                      </w:rPr>
                      <m:t>inv</m:t>
                    </m:r>
                  </m:sup>
                </m:sSubSup>
              </m:oMath>
            </m:oMathPara>
          </w:p>
        </w:tc>
        <w:tc>
          <w:tcPr>
            <w:tcW w:w="0" w:type="auto"/>
            <w:tcBorders>
              <w:bottom w:val="single" w:sz="8" w:space="0" w:color="000000"/>
              <w:right w:val="single" w:sz="8" w:space="0" w:color="000000"/>
            </w:tcBorders>
            <w:vAlign w:val="center"/>
          </w:tcPr>
          <w:p w14:paraId="354AA114" w14:textId="77777777" w:rsidR="001B1805" w:rsidRDefault="00372C4F">
            <w:pPr>
              <w:jc w:val="center"/>
            </w:pPr>
            <w:r>
              <w:t xml:space="preserve">Year a pipeline </w:t>
            </w:r>
            <m:oMath>
              <m:r>
                <w:rPr>
                  <w:rFonts w:ascii="Cambria Math" w:hAnsi="Cambria Math"/>
                </w:rPr>
                <m:t>p</m:t>
              </m:r>
            </m:oMath>
            <w:r>
              <w:t xml:space="preserve"> at </w:t>
            </w:r>
            <m:oMath>
              <m:r>
                <w:rPr>
                  <w:rFonts w:ascii="Cambria Math" w:hAnsi="Cambria Math"/>
                </w:rPr>
                <m:t>l</m:t>
              </m:r>
            </m:oMath>
            <w:r>
              <w:t xml:space="preserve"> reaches its technical lifetime</w:t>
            </w:r>
          </w:p>
        </w:tc>
        <w:tc>
          <w:tcPr>
            <w:tcW w:w="0" w:type="auto"/>
            <w:tcBorders>
              <w:bottom w:val="single" w:sz="8" w:space="0" w:color="000000"/>
              <w:right w:val="single" w:sz="8" w:space="0" w:color="000000"/>
            </w:tcBorders>
            <w:vAlign w:val="center"/>
          </w:tcPr>
          <w:p w14:paraId="0B12397C" w14:textId="77777777" w:rsidR="001B1805" w:rsidRDefault="00372C4F">
            <w:pPr>
              <w:jc w:val="center"/>
            </w:pPr>
            <w:r>
              <w:t>Year</w:t>
            </w:r>
          </w:p>
        </w:tc>
      </w:tr>
    </w:tbl>
    <w:p w14:paraId="48DF14D7" w14:textId="77777777" w:rsidR="001B1805" w:rsidRDefault="001B1805"/>
    <w:p w14:paraId="312F54AC" w14:textId="77777777" w:rsidR="001B1805" w:rsidRDefault="00372C4F">
      <w:pPr>
        <w:spacing w:before="360" w:line="420" w:lineRule="exact"/>
      </w:pPr>
      <w:r>
        <w:rPr>
          <w:b/>
          <w:sz w:val="42"/>
        </w:rPr>
        <w:t>Introduction</w:t>
      </w:r>
    </w:p>
    <w:p w14:paraId="7FD018C8" w14:textId="2220FB31" w:rsidR="001B1805" w:rsidRDefault="00372C4F">
      <w:pPr>
        <w:spacing w:after="240"/>
      </w:pPr>
      <w:r>
        <w:t xml:space="preserve">For decades in Europe, the optimal method of distributing natural gas to end customers, regardless of their varying demand scales (ranging from industrial facilities to individual households), has been through gas pipelines and gas </w:t>
      </w:r>
      <w:commentRangeStart w:id="2"/>
      <w:r>
        <w:t>grids [1</w:t>
      </w:r>
      <w:ins w:id="3" w:author="Author" w:date="2023-09-15T08:09:00Z">
        <w:r w:rsidR="008B120D">
          <w:t>].</w:t>
        </w:r>
      </w:ins>
      <w:del w:id="4" w:author="Author" w:date="2023-09-15T08:09:00Z">
        <w:r w:rsidDel="008B120D">
          <w:delText>.</w:delText>
        </w:r>
      </w:del>
      <w:del w:id="5" w:author="Author" w:date="2023-09-15T04:45:00Z">
        <w:r w:rsidDel="00922F7A">
          <w:delText xml:space="preserve"> </w:delText>
        </w:r>
      </w:del>
      <w:commentRangeEnd w:id="2"/>
      <w:r w:rsidR="00183C0B">
        <w:rPr>
          <w:rStyle w:val="CommentReference"/>
        </w:rPr>
        <w:commentReference w:id="2"/>
      </w:r>
      <w:del w:id="6" w:author="Author" w:date="2023-09-15T04:45:00Z">
        <w:r w:rsidDel="00922F7A">
          <w:delText>There are two main reasons for this.</w:delText>
        </w:r>
      </w:del>
      <w:r>
        <w:t xml:space="preserve"> </w:t>
      </w:r>
      <w:commentRangeStart w:id="7"/>
      <w:r>
        <w:t>First</w:t>
      </w:r>
      <w:del w:id="8" w:author="Author" w:date="2023-09-17T13:34:00Z">
        <w:r w:rsidDel="000C0FC9">
          <w:delText>ly</w:delText>
        </w:r>
      </w:del>
      <w:ins w:id="9" w:author="Author" w:date="2023-09-15T04:45:00Z">
        <w:r w:rsidR="00922F7A">
          <w:t xml:space="preserve"> of two reas</w:t>
        </w:r>
      </w:ins>
      <w:ins w:id="10" w:author="Author" w:date="2023-09-15T04:46:00Z">
        <w:r w:rsidR="00922F7A">
          <w:t>ons for this is</w:t>
        </w:r>
      </w:ins>
      <w:del w:id="11" w:author="Author" w:date="2023-09-15T04:45:00Z">
        <w:r w:rsidDel="00922F7A">
          <w:delText>,</w:delText>
        </w:r>
      </w:del>
      <w:r>
        <w:t xml:space="preserve"> </w:t>
      </w:r>
      <w:ins w:id="12" w:author="Author" w:date="2023-09-17T13:34:00Z">
        <w:r w:rsidR="000C0FC9">
          <w:t xml:space="preserve">that </w:t>
        </w:r>
      </w:ins>
      <w:r>
        <w:t>natural gas has been a cheap energy source due to its virtually unlimited availability in Europe through imports, mainly from neighboring regions [2]</w:t>
      </w:r>
      <w:ins w:id="13" w:author="Author" w:date="2023-09-15T04:46:00Z">
        <w:r w:rsidR="00EA5CFD">
          <w:t xml:space="preserve">, </w:t>
        </w:r>
      </w:ins>
      <w:ins w:id="14" w:author="Author" w:date="2023-09-17T13:34:00Z">
        <w:r w:rsidR="000C0FC9">
          <w:t>with the second reason</w:t>
        </w:r>
      </w:ins>
      <w:ins w:id="15" w:author="Author" w:date="2023-09-19T13:50:00Z">
        <w:r w:rsidR="00E337E2">
          <w:t xml:space="preserve">, </w:t>
        </w:r>
      </w:ins>
      <w:ins w:id="16" w:author="Author" w:date="2023-09-19T13:51:00Z">
        <w:r w:rsidR="00E337E2">
          <w:t>allowing</w:t>
        </w:r>
      </w:ins>
      <w:ins w:id="17" w:author="Author" w:date="2023-09-19T13:50:00Z">
        <w:r w:rsidR="00E337E2">
          <w:t xml:space="preserve"> large quantities of natural gas to provide various energy services</w:t>
        </w:r>
      </w:ins>
      <w:ins w:id="18" w:author="Author" w:date="2023-09-19T13:51:00Z">
        <w:r w:rsidR="00575124">
          <w:t>,</w:t>
        </w:r>
      </w:ins>
      <w:ins w:id="19" w:author="Author" w:date="2023-09-17T13:34:00Z">
        <w:r w:rsidR="000C0FC9">
          <w:t xml:space="preserve"> being</w:t>
        </w:r>
      </w:ins>
      <w:del w:id="20" w:author="Author" w:date="2023-09-15T04:46:00Z">
        <w:r w:rsidDel="00EA5CFD">
          <w:delText>. Secondly,</w:delText>
        </w:r>
      </w:del>
      <w:del w:id="21" w:author="Author" w:date="2023-09-17T13:34:00Z">
        <w:r w:rsidDel="000C0FC9">
          <w:delText xml:space="preserve"> </w:delText>
        </w:r>
      </w:del>
      <w:ins w:id="22" w:author="Author" w:date="2023-09-17T13:34:00Z">
        <w:r w:rsidR="000C0FC9">
          <w:t xml:space="preserve"> that </w:t>
        </w:r>
      </w:ins>
      <w:r>
        <w:t xml:space="preserve">transporting natural gas through pipelines has been technically efficient and economically cheap over short and long distances [3]. </w:t>
      </w:r>
      <w:ins w:id="23" w:author="Author" w:date="2023-09-19T13:51:00Z">
        <w:r w:rsidR="00575124">
          <w:t xml:space="preserve">With </w:t>
        </w:r>
        <w:proofErr w:type="spellStart"/>
        <w:r w:rsidR="00575124">
          <w:t>thuis</w:t>
        </w:r>
        <w:proofErr w:type="spellEnd"/>
        <w:r w:rsidR="00575124">
          <w:t xml:space="preserve"> paper This paper aiming, among other things, to analyze how these gas grid costs for end customers could develop during decarbonizing energy systems in the future, it is seen moreo</w:t>
        </w:r>
        <w:r w:rsidR="00AE3EE4">
          <w:t>ver</w:t>
        </w:r>
      </w:ins>
      <w:del w:id="24" w:author="Author" w:date="2023-09-19T13:51:00Z">
        <w:r w:rsidDel="00575124">
          <w:delText>Particularly,</w:delText>
        </w:r>
      </w:del>
      <w:del w:id="25" w:author="Author" w:date="2023-09-19T13:50:00Z">
        <w:r w:rsidDel="00E337E2">
          <w:delText xml:space="preserve"> the latter reason allowed large quantities of natural gas to provide various energy services</w:delText>
        </w:r>
      </w:del>
      <w:del w:id="26" w:author="Author" w:date="2023-09-19T13:51:00Z">
        <w:r w:rsidDel="00575124">
          <w:delText xml:space="preserve">. </w:delText>
        </w:r>
        <w:r w:rsidDel="00AE3EE4">
          <w:delText>Moreover</w:delText>
        </w:r>
      </w:del>
      <w:del w:id="27" w:author="Author" w:date="2023-09-19T13:52:00Z">
        <w:r w:rsidDel="00AE3EE4">
          <w:delText>, both r</w:delText>
        </w:r>
      </w:del>
      <w:ins w:id="28" w:author="Author" w:date="2023-09-19T13:52:00Z">
        <w:r w:rsidR="00AE3EE4">
          <w:t xml:space="preserve"> that both reasons </w:t>
        </w:r>
      </w:ins>
      <w:del w:id="29" w:author="Author" w:date="2023-09-19T13:52:00Z">
        <w:r w:rsidDel="00AE3EE4">
          <w:delText xml:space="preserve">easons </w:delText>
        </w:r>
      </w:del>
      <w:r>
        <w:t xml:space="preserve">mentioned were responsible also for the fact that gas customers were only charged low tariffs for using the gas grid (historically mainly for withdrawal of natural gas, </w:t>
      </w:r>
      <w:commentRangeStart w:id="30"/>
      <w:r>
        <w:t>not or less for injections</w:t>
      </w:r>
      <w:commentRangeEnd w:id="30"/>
      <w:r w:rsidR="000C0FC9">
        <w:rPr>
          <w:rStyle w:val="CommentReference"/>
        </w:rPr>
        <w:commentReference w:id="30"/>
      </w:r>
      <w:r>
        <w:t xml:space="preserve">). </w:t>
      </w:r>
      <w:del w:id="31" w:author="Author" w:date="2023-09-19T13:51:00Z">
        <w:r w:rsidDel="00575124">
          <w:delText>This paper aims, among other things, to analyze how these gas grid costs for end customers could develop during decarbonizing energy systems in the future.</w:delText>
        </w:r>
      </w:del>
      <w:commentRangeEnd w:id="7"/>
      <w:r w:rsidR="00AE3EE4">
        <w:rPr>
          <w:rStyle w:val="CommentReference"/>
        </w:rPr>
        <w:commentReference w:id="7"/>
      </w:r>
    </w:p>
    <w:p w14:paraId="6D53A9BD" w14:textId="70716D63" w:rsidR="001B1805" w:rsidRDefault="00372C4F">
      <w:pPr>
        <w:spacing w:after="240"/>
      </w:pPr>
      <w:commentRangeStart w:id="32"/>
      <w:del w:id="33" w:author="Author" w:date="2023-09-15T04:48:00Z">
        <w:r w:rsidDel="00E40D86">
          <w:delText xml:space="preserve">In the context of piped natural gas supply, Austria has a long tradition. </w:delText>
        </w:r>
      </w:del>
      <w:r>
        <w:t>Austria was one of the first Western European countries connected to natural gas pipelines</w:t>
      </w:r>
      <w:ins w:id="34" w:author="Author" w:date="2023-09-15T04:48:00Z">
        <w:r w:rsidR="00E40D86">
          <w:t>, having a long tradition in piped gas supply.</w:t>
        </w:r>
      </w:ins>
      <w:del w:id="35" w:author="Author" w:date="2023-09-15T04:48:00Z">
        <w:r w:rsidDel="00E40D86">
          <w:delText>.</w:delText>
        </w:r>
      </w:del>
      <w:r>
        <w:t xml:space="preserve"> The "Trans Austria Gas Pipeline" </w:t>
      </w:r>
      <w:del w:id="36" w:author="Author" w:date="2023-09-20T10:22:00Z">
        <w:r w:rsidDel="00062B33">
          <w:delText xml:space="preserve">(TAG) </w:delText>
        </w:r>
      </w:del>
      <w:r>
        <w:t>started operation in 1968 and connected Austria with Slovakia [4</w:t>
      </w:r>
      <w:ins w:id="37" w:author="Author" w:date="2023-09-18T06:38:00Z">
        <w:r w:rsidR="00E25DE7">
          <w:t>]</w:t>
        </w:r>
      </w:ins>
      <w:r>
        <w:t xml:space="preserve">. Russian gas was transported. </w:t>
      </w:r>
      <w:ins w:id="38" w:author="Author" w:date="2023-09-15T04:50:00Z">
        <w:r w:rsidR="00060EC3">
          <w:t>Where natural gas grids face an uncertain future, as does the Austrian gas grid , the</w:t>
        </w:r>
      </w:ins>
      <w:del w:id="39" w:author="Author" w:date="2023-09-15T04:50:00Z">
        <w:r w:rsidDel="00060EC3">
          <w:delText>The</w:delText>
        </w:r>
      </w:del>
      <w:r>
        <w:t xml:space="preserve"> outcomes of </w:t>
      </w:r>
      <w:del w:id="40" w:author="Author" w:date="2023-09-15T04:51:00Z">
        <w:r w:rsidDel="00C7038D">
          <w:delText xml:space="preserve">this </w:delText>
        </w:r>
      </w:del>
      <w:ins w:id="41" w:author="Author" w:date="2023-09-15T04:51:00Z">
        <w:r w:rsidR="00C7038D">
          <w:t xml:space="preserve">the long tradition </w:t>
        </w:r>
      </w:ins>
      <w:ins w:id="42" w:author="Author" w:date="2023-09-17T13:36:00Z">
        <w:r w:rsidR="000C330E">
          <w:t xml:space="preserve">of </w:t>
        </w:r>
      </w:ins>
      <w:ins w:id="43" w:author="Author" w:date="2023-09-15T04:51:00Z">
        <w:r w:rsidR="00C7038D">
          <w:t>nat</w:t>
        </w:r>
      </w:ins>
      <w:ins w:id="44" w:author="Author" w:date="2023-09-15T04:52:00Z">
        <w:r w:rsidR="00C7038D">
          <w:t>ura</w:t>
        </w:r>
      </w:ins>
      <w:ins w:id="45" w:author="Author" w:date="2023-09-15T04:51:00Z">
        <w:r w:rsidR="00C7038D">
          <w:t>l gas</w:t>
        </w:r>
      </w:ins>
      <w:del w:id="46" w:author="Author" w:date="2023-09-15T04:51:00Z">
        <w:r w:rsidDel="00C7038D">
          <w:delText>long history of natural gas</w:delText>
        </w:r>
      </w:del>
      <w:r>
        <w:t xml:space="preserve"> in Austria </w:t>
      </w:r>
      <w:del w:id="47" w:author="Author" w:date="2023-09-15T04:52:00Z">
        <w:r w:rsidDel="00C7038D">
          <w:delText xml:space="preserve">are </w:delText>
        </w:r>
      </w:del>
      <w:ins w:id="48" w:author="Author" w:date="2023-09-15T04:52:00Z">
        <w:r w:rsidR="00C7038D">
          <w:t xml:space="preserve">is </w:t>
        </w:r>
      </w:ins>
      <w:r>
        <w:t xml:space="preserve">reflected on the one hand in a high dependence on natural gas for the provision of energy services [5] and on the other hand in a well-developed gas grid in the country [6]. </w:t>
      </w:r>
      <w:del w:id="49" w:author="Author" w:date="2023-09-15T04:52:00Z">
        <w:r w:rsidDel="00C7038D">
          <w:lastRenderedPageBreak/>
          <w:delText>However</w:delText>
        </w:r>
      </w:del>
      <w:del w:id="50" w:author="Author" w:date="2023-09-15T04:50:00Z">
        <w:r w:rsidDel="00060EC3">
          <w:delText>, natural gas grids face an uncertain future, as does the Austrian gas grid</w:delText>
        </w:r>
      </w:del>
      <w:del w:id="51" w:author="Author" w:date="2023-09-15T04:52:00Z">
        <w:r w:rsidDel="00C7038D">
          <w:delText xml:space="preserve">. </w:delText>
        </w:r>
      </w:del>
      <w:r>
        <w:t>European and national decarbonization policies</w:t>
      </w:r>
      <w:ins w:id="52" w:author="Author" w:date="2023-09-19T13:53:00Z">
        <w:r w:rsidR="0092321B">
          <w:t>, in a massive reduction in demand for natural gas expected for the future in Europe [7],</w:t>
        </w:r>
      </w:ins>
      <w:r>
        <w:t xml:space="preserve"> are pushing the use of natural gas toward renewable energy alternatives in all energy sectors and services</w:t>
      </w:r>
      <w:del w:id="53" w:author="Author" w:date="2023-09-19T13:53:00Z">
        <w:r w:rsidDel="0092321B">
          <w:delText>. The consequence is a massive reduction in demand for natural gas expected for the future in Europe [7</w:delText>
        </w:r>
      </w:del>
      <w:ins w:id="54" w:author="Author" w:date="2023-09-15T04:55:00Z">
        <w:r w:rsidR="007945EA">
          <w:t xml:space="preserve">, making it </w:t>
        </w:r>
      </w:ins>
      <w:del w:id="55" w:author="Author" w:date="2023-09-15T04:55:00Z">
        <w:r w:rsidDel="007945EA">
          <w:delText xml:space="preserve">. It is, therefore, </w:delText>
        </w:r>
      </w:del>
      <w:r>
        <w:t xml:space="preserve">unclear </w:t>
      </w:r>
      <w:ins w:id="56" w:author="Author" w:date="2023-09-15T04:55:00Z">
        <w:r w:rsidR="007945EA">
          <w:t xml:space="preserve">as </w:t>
        </w:r>
      </w:ins>
      <w:r>
        <w:t>to what extent gas grids will still be needed and whether they can be operated economically.</w:t>
      </w:r>
      <w:commentRangeEnd w:id="32"/>
      <w:r w:rsidR="00B832D2">
        <w:rPr>
          <w:rStyle w:val="CommentReference"/>
        </w:rPr>
        <w:commentReference w:id="32"/>
      </w:r>
    </w:p>
    <w:p w14:paraId="3DA3A5E1" w14:textId="79C42C44" w:rsidR="001B1805" w:rsidRDefault="00372C4F">
      <w:pPr>
        <w:spacing w:after="240"/>
      </w:pPr>
      <w:r>
        <w:t xml:space="preserve">Having in mind the first paragraph, both reasons for efficient future gas grid </w:t>
      </w:r>
      <w:ins w:id="57" w:author="Author" w:date="2023-09-17T13:37:00Z">
        <w:r w:rsidR="002B6925">
          <w:t>[</w:t>
        </w:r>
      </w:ins>
      <w:r>
        <w:t>45</w:t>
      </w:r>
      <w:ins w:id="58" w:author="Author" w:date="2023-09-17T13:37:00Z">
        <w:r w:rsidR="002B6925">
          <w:t>]</w:t>
        </w:r>
      </w:ins>
      <w:r>
        <w:t xml:space="preserve"> operation are questioned when considering the decline in demand for natural gas,</w:t>
      </w:r>
    </w:p>
    <w:p w14:paraId="4A1F8A12" w14:textId="369840B5" w:rsidR="001B1805" w:rsidRDefault="002B6925">
      <w:pPr>
        <w:spacing w:after="240"/>
      </w:pPr>
      <w:ins w:id="59" w:author="Author" w:date="2023-09-17T13:37:00Z">
        <w:r>
          <w:t>[</w:t>
        </w:r>
      </w:ins>
      <w:r w:rsidR="00372C4F">
        <w:t>46</w:t>
      </w:r>
      <w:ins w:id="60" w:author="Author" w:date="2023-09-17T13:37:00Z">
        <w:r>
          <w:t>]</w:t>
        </w:r>
      </w:ins>
      <w:r w:rsidR="00372C4F">
        <w:t xml:space="preserve"> carbon pricing, and the general shift </w:t>
      </w:r>
      <w:ins w:id="61" w:author="Author" w:date="2023-09-20T10:17:00Z">
        <w:r w:rsidR="001F3BCC">
          <w:t>toward</w:t>
        </w:r>
      </w:ins>
      <w:del w:id="62" w:author="Author" w:date="2023-09-20T10:17:00Z">
        <w:r w:rsidR="00372C4F" w:rsidDel="001F3BCC">
          <w:delText>towards</w:delText>
        </w:r>
      </w:del>
      <w:r w:rsidR="00372C4F">
        <w:t xml:space="preserve"> electrification of energy services.</w:t>
      </w:r>
    </w:p>
    <w:p w14:paraId="3700AC81" w14:textId="2EACC6CD" w:rsidR="001B1805" w:rsidRDefault="002B6925">
      <w:pPr>
        <w:spacing w:after="240"/>
      </w:pPr>
      <w:ins w:id="63" w:author="Author" w:date="2023-09-17T13:37:00Z">
        <w:r>
          <w:t>[</w:t>
        </w:r>
      </w:ins>
      <w:r w:rsidR="00372C4F">
        <w:t>47</w:t>
      </w:r>
      <w:ins w:id="64" w:author="Author" w:date="2023-09-17T13:37:00Z">
        <w:r>
          <w:t>]</w:t>
        </w:r>
      </w:ins>
      <w:r w:rsidR="00372C4F">
        <w:t xml:space="preserve"> The main objective of this paper is to contribute to this discussion by quantifying</w:t>
      </w:r>
    </w:p>
    <w:p w14:paraId="2FE6B425" w14:textId="5249285F" w:rsidR="001B1805" w:rsidRDefault="002B6925">
      <w:pPr>
        <w:spacing w:after="240"/>
      </w:pPr>
      <w:ins w:id="65" w:author="Author" w:date="2023-09-17T13:37:00Z">
        <w:r>
          <w:t>[</w:t>
        </w:r>
      </w:ins>
      <w:r w:rsidR="00372C4F">
        <w:t>48</w:t>
      </w:r>
      <w:ins w:id="66" w:author="Author" w:date="2023-09-17T13:37:00Z">
        <w:r>
          <w:t>]</w:t>
        </w:r>
      </w:ins>
      <w:r w:rsidR="00372C4F">
        <w:t xml:space="preserve"> the scope and size of the Austrian gas grid, laying in the geographical center of</w:t>
      </w:r>
    </w:p>
    <w:p w14:paraId="4099BCC5" w14:textId="4532DEE4" w:rsidR="001B1805" w:rsidRDefault="002B6925">
      <w:pPr>
        <w:spacing w:after="240"/>
      </w:pPr>
      <w:ins w:id="67" w:author="Author" w:date="2023-09-17T13:38:00Z">
        <w:r>
          <w:t>[</w:t>
        </w:r>
      </w:ins>
      <w:r w:rsidR="00372C4F">
        <w:t>49</w:t>
      </w:r>
      <w:ins w:id="68" w:author="Author" w:date="2023-09-17T13:38:00Z">
        <w:r>
          <w:t>]</w:t>
        </w:r>
      </w:ins>
      <w:r w:rsidR="00372C4F">
        <w:t xml:space="preserve"> the European gas grid, until 2040 under different decarbonization scenarios. In</w:t>
      </w:r>
    </w:p>
    <w:p w14:paraId="64EB966C" w14:textId="4AB6CED0" w:rsidR="001B1805" w:rsidRDefault="002B6925">
      <w:pPr>
        <w:spacing w:after="240"/>
      </w:pPr>
      <w:ins w:id="69" w:author="Author" w:date="2023-09-17T13:38:00Z">
        <w:r>
          <w:t>[</w:t>
        </w:r>
      </w:ins>
      <w:r w:rsidR="00372C4F">
        <w:t>50</w:t>
      </w:r>
      <w:ins w:id="70" w:author="Author" w:date="2023-09-17T13:38:00Z">
        <w:r>
          <w:t>]</w:t>
        </w:r>
      </w:ins>
      <w:r w:rsidR="00372C4F">
        <w:t xml:space="preserve"> particular, the goal is to answer the following three research questions:</w:t>
      </w:r>
    </w:p>
    <w:p w14:paraId="3CF6AAAA" w14:textId="77777777" w:rsidR="001B1805" w:rsidRDefault="00372C4F">
      <w:pPr>
        <w:numPr>
          <w:ilvl w:val="0"/>
          <w:numId w:val="2"/>
        </w:numPr>
        <w:spacing w:after="240"/>
      </w:pPr>
      <w:r>
        <w:t>How does Austria's gas grid develop by 2040 under different decarbonization scenarios of the Austrian and European energy systems, ranging from electrification of most energy services to importing large amounts of renewable methane?</w:t>
      </w:r>
    </w:p>
    <w:p w14:paraId="5DFE1825" w14:textId="77777777" w:rsidR="001B1805" w:rsidRDefault="00372C4F">
      <w:pPr>
        <w:numPr>
          <w:ilvl w:val="0"/>
          <w:numId w:val="2"/>
        </w:numPr>
        <w:spacing w:after="240"/>
      </w:pPr>
      <w:r>
        <w:t>Given the aging nature of gas grids and pipelines, what is the need for replacement investment in the Austrian gas grid by 2040, especially given the expected increase in renewable gas generation (e.g., biomethane and synthetic gas) and its gas grid injection?</w:t>
      </w:r>
    </w:p>
    <w:p w14:paraId="77F11BDB" w14:textId="77777777" w:rsidR="001B1805" w:rsidRDefault="00372C4F">
      <w:pPr>
        <w:numPr>
          <w:ilvl w:val="0"/>
          <w:numId w:val="2"/>
        </w:numPr>
        <w:spacing w:after="240"/>
      </w:pPr>
      <w:r>
        <w:t>How does Austria's gas grid change by 2040 regarding grid costs for the end customer compared to the status quo?</w:t>
      </w:r>
    </w:p>
    <w:p w14:paraId="77C68748" w14:textId="08029584" w:rsidR="001B1805" w:rsidRDefault="00372C4F">
      <w:pPr>
        <w:spacing w:after="240"/>
      </w:pPr>
      <w:commentRangeStart w:id="71"/>
      <w:r>
        <w:t>The proposed analysis of the Austrian gas grid</w:t>
      </w:r>
      <w:ins w:id="72" w:author="Author" w:date="2023-09-15T05:00:00Z">
        <w:r w:rsidR="008D689F">
          <w:t xml:space="preserve">, </w:t>
        </w:r>
        <w:r w:rsidR="0025697A">
          <w:t xml:space="preserve">the relevance of which </w:t>
        </w:r>
        <w:r w:rsidR="008D689F">
          <w:t xml:space="preserve">must also be seen from a </w:t>
        </w:r>
      </w:ins>
      <w:ins w:id="73" w:author="Author" w:date="2023-09-15T05:01:00Z">
        <w:r w:rsidR="0025697A">
          <w:t>E</w:t>
        </w:r>
      </w:ins>
      <w:ins w:id="74" w:author="Author" w:date="2023-09-15T05:00:00Z">
        <w:r w:rsidR="008D689F">
          <w:t>uropean perspective,</w:t>
        </w:r>
      </w:ins>
      <w:r>
        <w:t xml:space="preserve"> is not only a detailed regional case study but also provides relevant insights for other countries with the expectation of a high potential for domestic renewable gas generation in the future, such as Germany, Italy, and France (see in [8]). </w:t>
      </w:r>
      <w:ins w:id="75" w:author="Author" w:date="2023-09-15T05:02:00Z">
        <w:r w:rsidR="004C2CB0">
          <w:t>W</w:t>
        </w:r>
        <w:r w:rsidR="005A4329">
          <w:t xml:space="preserve">hile </w:t>
        </w:r>
        <w:r w:rsidR="004C2CB0">
          <w:t>changes in the Austrian gas grid might also impact the gas grid of neighboring countries and vice versa, the</w:t>
        </w:r>
      </w:ins>
      <w:del w:id="76" w:author="Author" w:date="2023-09-15T05:01:00Z">
        <w:r w:rsidDel="0025697A">
          <w:delText xml:space="preserve">The relevance of this case study must also be considered from a European perspective. </w:delText>
        </w:r>
      </w:del>
      <w:del w:id="77" w:author="Author" w:date="2023-09-15T05:02:00Z">
        <w:r w:rsidDel="004C2CB0">
          <w:delText xml:space="preserve">The </w:delText>
        </w:r>
      </w:del>
      <w:ins w:id="78" w:author="Author" w:date="2023-09-15T05:02:00Z">
        <w:r w:rsidR="004C2CB0">
          <w:t xml:space="preserve"> </w:t>
        </w:r>
      </w:ins>
      <w:r>
        <w:t xml:space="preserve">Austrian gas grid has historically been an important hub for the transmission and distribution of imported natural gas through Europe and provides ample storage capacities (see in [9]). </w:t>
      </w:r>
      <w:del w:id="79" w:author="Author" w:date="2023-09-15T05:03:00Z">
        <w:r w:rsidDel="004C2CB0">
          <w:delText>Therefore,</w:delText>
        </w:r>
      </w:del>
      <w:del w:id="80" w:author="Author" w:date="2023-09-15T05:02:00Z">
        <w:r w:rsidDel="004C2CB0">
          <w:delText xml:space="preserve"> changes in the Austrian gas grid might also impact the gas grid of neighboring countries and vice versa</w:delText>
        </w:r>
      </w:del>
      <w:del w:id="81" w:author="Author" w:date="2023-09-15T05:03:00Z">
        <w:r w:rsidDel="004C2CB0">
          <w:delText>.</w:delText>
        </w:r>
      </w:del>
      <w:commentRangeEnd w:id="71"/>
      <w:r w:rsidR="00B832D2">
        <w:rPr>
          <w:rStyle w:val="CommentReference"/>
        </w:rPr>
        <w:commentReference w:id="71"/>
      </w:r>
    </w:p>
    <w:p w14:paraId="1640D68F" w14:textId="61C47830" w:rsidR="001B1805" w:rsidRDefault="00372C4F">
      <w:pPr>
        <w:spacing w:after="240"/>
      </w:pPr>
      <w:r>
        <w:t xml:space="preserve">A mixed-integer linear optimization approach is proposed to answer the three research questions. The applied model considers the existing natural gas grid (transmission, high-pressure, and mid-pressure pipelines) as a starting point and decides whether or not the gas grid supplies the gas demand and collects renewable gas generation. Alternatively, unmet demand and </w:t>
      </w:r>
      <w:proofErr w:type="spellStart"/>
      <w:r>
        <w:t>uninjected</w:t>
      </w:r>
      <w:proofErr w:type="spellEnd"/>
      <w:r>
        <w:t xml:space="preserve"> generation are considered to be met by the alternative transport option of trucking. The model considers the existing pipelines' age and the </w:t>
      </w:r>
      <w:r>
        <w:lastRenderedPageBreak/>
        <w:t>necessary replacement investments if they reach their technical lifetime and the option of early decommissioning in case of no or insufficient use of pipelines to reduce grid operating costs</w:t>
      </w:r>
      <w:commentRangeStart w:id="82"/>
      <w:r>
        <w:t xml:space="preserve">. </w:t>
      </w:r>
      <w:ins w:id="83" w:author="Author" w:date="2023-09-15T05:07:00Z">
        <w:r w:rsidR="00D46FBD">
          <w:t>Based on scenarios developed for a decarbonized Austrian energy system 2040 by the Environment Agency Austria [10] and Austrian Energy Agency [11], the</w:t>
        </w:r>
      </w:ins>
      <w:del w:id="84" w:author="Author" w:date="2023-09-15T05:07:00Z">
        <w:r w:rsidDel="00D46FBD">
          <w:delText>The</w:delText>
        </w:r>
      </w:del>
      <w:r>
        <w:t xml:space="preserve"> four different scenarios studied ("Electrification</w:t>
      </w:r>
      <w:ins w:id="85" w:author="Author" w:date="2023-09-20T10:18:00Z">
        <w:r w:rsidR="001F3BCC">
          <w:t>,"</w:t>
        </w:r>
      </w:ins>
      <w:del w:id="86" w:author="Author" w:date="2023-09-20T10:18:00Z">
        <w:r w:rsidDel="001F3BCC">
          <w:delText>",</w:delText>
        </w:r>
      </w:del>
      <w:r>
        <w:t xml:space="preserve"> "Green Gases</w:t>
      </w:r>
      <w:ins w:id="87" w:author="Author" w:date="2023-09-20T10:18:00Z">
        <w:r w:rsidR="001F3BCC">
          <w:t>,"</w:t>
        </w:r>
      </w:ins>
      <w:del w:id="88" w:author="Author" w:date="2023-09-20T10:18:00Z">
        <w:r w:rsidDel="001F3BCC">
          <w:delText>",</w:delText>
        </w:r>
      </w:del>
      <w:r>
        <w:t xml:space="preserve"> "Decentralized Green Gases</w:t>
      </w:r>
      <w:ins w:id="89" w:author="Author" w:date="2023-09-20T10:18:00Z">
        <w:r w:rsidR="001F3BCC">
          <w:t>,"</w:t>
        </w:r>
      </w:ins>
      <w:del w:id="90" w:author="Author" w:date="2023-09-20T10:18:00Z">
        <w:r w:rsidDel="001F3BCC">
          <w:delText>",</w:delText>
        </w:r>
      </w:del>
      <w:r>
        <w:t xml:space="preserve"> and "Green Methane") ensure the robustness of the analysis while covering a wide range of possible future gas volume developments in demand, imports, exports, and generation of gas. </w:t>
      </w:r>
      <w:del w:id="91" w:author="Author" w:date="2023-09-15T05:07:00Z">
        <w:r w:rsidDel="00D46FBD">
          <w:delText xml:space="preserve">They are based on scenarios developed for a decarbonized Austrian energy system 2040 by the Environment Agency Austria [10] and Austrian Energy Agency [11]. </w:delText>
        </w:r>
      </w:del>
      <w:r>
        <w:t xml:space="preserve">Therefore, the scenarios and work must be understood from a "what-if" perspective. </w:t>
      </w:r>
      <w:del w:id="92" w:author="Author" w:date="2023-09-19T13:55:00Z">
        <w:r w:rsidDel="00B761B3">
          <w:delText xml:space="preserve">The </w:delText>
        </w:r>
      </w:del>
      <w:ins w:id="93" w:author="Author" w:date="2023-09-19T13:55:00Z">
        <w:r w:rsidR="00B761B3">
          <w:t xml:space="preserve">Based on the </w:t>
        </w:r>
      </w:ins>
      <w:r>
        <w:t>scenarios determin</w:t>
      </w:r>
      <w:ins w:id="94" w:author="Author" w:date="2023-09-19T13:56:00Z">
        <w:r w:rsidR="00B761B3">
          <w:t>ing</w:t>
        </w:r>
      </w:ins>
      <w:del w:id="95" w:author="Author" w:date="2023-09-19T13:56:00Z">
        <w:r w:rsidDel="00B761B3">
          <w:delText>e</w:delText>
        </w:r>
      </w:del>
      <w:r>
        <w:t xml:space="preserve"> the shares of the Austrian energy system's renewable/natural gas, hydrogen, power, and other energy carrie</w:t>
      </w:r>
      <w:ins w:id="96" w:author="Author" w:date="2023-09-19T13:56:00Z">
        <w:r w:rsidR="00B761B3">
          <w:t>rs</w:t>
        </w:r>
      </w:ins>
      <w:del w:id="97" w:author="Author" w:date="2023-09-19T13:56:00Z">
        <w:r w:rsidDel="00B761B3">
          <w:delText>r</w:delText>
        </w:r>
      </w:del>
      <w:ins w:id="98" w:author="Author" w:date="2023-09-19T13:56:00Z">
        <w:r w:rsidR="00B761B3">
          <w:t xml:space="preserve"> the need for pipelines to transport and balance gas demand and generation is analyzed</w:t>
        </w:r>
        <w:r w:rsidR="00B761B3" w:rsidDel="00B761B3">
          <w:t xml:space="preserve"> </w:t>
        </w:r>
      </w:ins>
      <w:del w:id="99" w:author="Author" w:date="2023-09-19T13:56:00Z">
        <w:r w:rsidDel="00B761B3">
          <w:delText>s</w:delText>
        </w:r>
      </w:del>
      <w:r>
        <w:t xml:space="preserve">. </w:t>
      </w:r>
      <w:del w:id="100" w:author="Author" w:date="2023-09-19T13:56:00Z">
        <w:r w:rsidDel="00B761B3">
          <w:delText>Based on that</w:delText>
        </w:r>
      </w:del>
      <w:del w:id="101" w:author="Author" w:date="2023-09-19T13:55:00Z">
        <w:r w:rsidDel="00B761B3">
          <w:delText>, the need for pipelines to transport and balance gas demand and generation is analyzed</w:delText>
        </w:r>
      </w:del>
      <w:del w:id="102" w:author="Author" w:date="2023-09-19T13:56:00Z">
        <w:r w:rsidDel="00B761B3">
          <w:delText xml:space="preserve">. </w:delText>
        </w:r>
      </w:del>
      <w:ins w:id="103" w:author="Author" w:date="2023-09-17T13:40:00Z">
        <w:r w:rsidR="004F1959">
          <w:t>Although n</w:t>
        </w:r>
      </w:ins>
      <w:del w:id="104" w:author="Author" w:date="2023-09-17T13:40:00Z">
        <w:r w:rsidDel="004F1959">
          <w:delText>N</w:delText>
        </w:r>
      </w:del>
      <w:r>
        <w:t>o blending is considered, which is in line with the decarbonization strategy of the Austrian government</w:t>
      </w:r>
      <w:ins w:id="105" w:author="Author" w:date="2023-09-17T13:41:00Z">
        <w:r w:rsidR="004F1959">
          <w:t>, the</w:t>
        </w:r>
      </w:ins>
      <w:del w:id="106" w:author="Author" w:date="2023-09-17T13:41:00Z">
        <w:r w:rsidDel="004F1959">
          <w:delText>. The</w:delText>
        </w:r>
      </w:del>
      <w:r>
        <w:t xml:space="preserve"> reasonableness of blending is </w:t>
      </w:r>
      <w:del w:id="107" w:author="Author" w:date="2023-09-17T13:41:00Z">
        <w:r w:rsidDel="004F1959">
          <w:delText xml:space="preserve">though </w:delText>
        </w:r>
      </w:del>
      <w:r>
        <w:t>discussed in future work. Explicitly, no integrated energy system modeling across energy sectors/carriers or analysis of how fossil fuel-based energy services are decarbonized in detail is conducted.</w:t>
      </w:r>
      <w:commentRangeEnd w:id="82"/>
      <w:r w:rsidR="00B832D2">
        <w:rPr>
          <w:rStyle w:val="CommentReference"/>
        </w:rPr>
        <w:commentReference w:id="82"/>
      </w:r>
    </w:p>
    <w:p w14:paraId="5073FA19" w14:textId="3988A471" w:rsidR="001B1805" w:rsidRDefault="00372C4F">
      <w:pPr>
        <w:spacing w:after="240"/>
      </w:pPr>
      <w:r>
        <w:t>Regarding the third research question, some clarifications should be made so the reader can understand the context of grid costs, pricing</w:t>
      </w:r>
      <w:ins w:id="108" w:author="Author" w:date="2023-09-20T10:24:00Z">
        <w:r w:rsidR="00AC33B5">
          <w:t>, and</w:t>
        </w:r>
      </w:ins>
      <w:del w:id="109" w:author="Author" w:date="2023-09-20T10:24:00Z">
        <w:r w:rsidDel="00AC33B5">
          <w:delText xml:space="preserve"> and</w:delText>
        </w:r>
      </w:del>
      <w:r>
        <w:t xml:space="preserve"> tariffs. </w:t>
      </w:r>
      <w:commentRangeStart w:id="110"/>
      <w:r>
        <w:t>Essentially, the third research question asks how the gas grid tariff for end customers will develop under the assumption of a decarbonized gas sector and gas network</w:t>
      </w:r>
      <w:ins w:id="111" w:author="Author" w:date="2023-09-20T08:04:00Z">
        <w:r w:rsidR="00B832D2">
          <w:t>, as, g</w:t>
        </w:r>
      </w:ins>
      <w:del w:id="112" w:author="Author" w:date="2023-09-20T08:04:00Z">
        <w:r w:rsidDel="00B832D2">
          <w:delText>. G</w:delText>
        </w:r>
      </w:del>
      <w:r>
        <w:t>enerally, gas grids and their tariff design</w:t>
      </w:r>
      <w:ins w:id="113" w:author="Author" w:date="2023-09-20T08:05:00Z">
        <w:r w:rsidR="00B832D2">
          <w:t>, which is set by the regulatory authority for a period and is a complex process in which many different influencing factors are considered (see for example [12] and [13]),</w:t>
        </w:r>
      </w:ins>
      <w:r>
        <w:t xml:space="preserve"> are regulated with corresponding regulation periods (in the range of 5 years). </w:t>
      </w:r>
      <w:del w:id="114" w:author="Author" w:date="2023-09-20T08:06:00Z">
        <w:r w:rsidDel="00B832D2">
          <w:delText>The setting of tariffs</w:delText>
        </w:r>
      </w:del>
      <w:del w:id="115" w:author="Author" w:date="2023-09-20T08:05:00Z">
        <w:r w:rsidDel="00B832D2">
          <w:delText xml:space="preserve"> by the regulatory authority for a period is a complex process in which many different influencing factors are considered (see for example [12] and [13])</w:delText>
        </w:r>
      </w:del>
      <w:del w:id="116" w:author="Author" w:date="2023-09-20T08:06:00Z">
        <w:r w:rsidDel="00B832D2">
          <w:delText xml:space="preserve">. </w:delText>
        </w:r>
      </w:del>
      <w:r>
        <w:t xml:space="preserve">The running costs of the grid are, among others, a key influencing factor. </w:t>
      </w:r>
      <w:ins w:id="117" w:author="Author" w:date="2023-09-15T05:10:00Z">
        <w:r w:rsidR="006E2209">
          <w:t>While a detailed study of the costs, prices, and tariffs of gas grids, and in particular, how these are interrelated, is undoubtedly relevant</w:t>
        </w:r>
      </w:ins>
      <w:ins w:id="118" w:author="Author" w:date="2023-09-15T05:11:00Z">
        <w:r w:rsidR="00185F10">
          <w:t>,</w:t>
        </w:r>
        <w:r w:rsidR="000F301E">
          <w:t xml:space="preserve"> it is beyond </w:t>
        </w:r>
      </w:ins>
      <w:ins w:id="119" w:author="Author" w:date="2023-09-15T05:10:00Z">
        <w:r w:rsidR="006E2209">
          <w:t>the scope of this paper</w:t>
        </w:r>
      </w:ins>
      <w:ins w:id="120" w:author="Author" w:date="2023-09-15T05:11:00Z">
        <w:r w:rsidR="000F301E">
          <w:t>, where. a</w:t>
        </w:r>
      </w:ins>
      <w:del w:id="121" w:author="Author" w:date="2023-09-15T05:11:00Z">
        <w:r w:rsidDel="000F301E">
          <w:delText>A</w:delText>
        </w:r>
      </w:del>
      <w:r>
        <w:t xml:space="preserve">gainst this background and given the cost-minimizing model approach, this paper takes a simplified approach to determining tariffs and simplifies the assumption that the end customer tariff is based solely on the running (average) gas grid costs. </w:t>
      </w:r>
      <w:ins w:id="122" w:author="Author" w:date="2023-09-15T05:12:00Z">
        <w:r w:rsidR="000451F5">
          <w:t>Saying this, t</w:t>
        </w:r>
      </w:ins>
      <w:del w:id="123" w:author="Author" w:date="2023-09-15T05:11:00Z">
        <w:r w:rsidDel="000F301E">
          <w:delText>A</w:delText>
        </w:r>
      </w:del>
      <w:del w:id="124" w:author="Author" w:date="2023-09-15T05:10:00Z">
        <w:r w:rsidDel="006E2209">
          <w:delText xml:space="preserve"> detailed study of the costs, prices, and tariffs of gas grids, and in particular, how these are interrelated, is undoubtedly relevant but beyond the scope of this paper</w:delText>
        </w:r>
      </w:del>
      <w:del w:id="125" w:author="Author" w:date="2023-09-15T05:11:00Z">
        <w:r w:rsidDel="000F301E">
          <w:delText xml:space="preserve">. In large parts of the manuscript, </w:delText>
        </w:r>
      </w:del>
      <w:del w:id="126" w:author="Author" w:date="2023-09-15T05:12:00Z">
        <w:r w:rsidDel="000451F5">
          <w:delText>T</w:delText>
        </w:r>
      </w:del>
      <w:r>
        <w:t>he admittedly simplistic approach of moving from average grid costs to end customer's tariffs prompts us to continue referring to average grid costs.</w:t>
      </w:r>
      <w:commentRangeEnd w:id="110"/>
      <w:r w:rsidR="00B832D2">
        <w:rPr>
          <w:rStyle w:val="CommentReference"/>
        </w:rPr>
        <w:commentReference w:id="110"/>
      </w:r>
    </w:p>
    <w:p w14:paraId="0C4E7C3C" w14:textId="68D60480" w:rsidR="001B1805" w:rsidRDefault="00372C4F">
      <w:pPr>
        <w:spacing w:after="240"/>
      </w:pPr>
      <w:r>
        <w:t xml:space="preserve">Finally, for the sake of clarity, the terminology used </w:t>
      </w:r>
      <w:del w:id="127" w:author="Author" w:date="2023-09-17T13:43:00Z">
        <w:r w:rsidDel="00DA7FFB">
          <w:delText>in this paper should be briefly explained here. In general, the</w:delText>
        </w:r>
      </w:del>
      <w:ins w:id="128" w:author="Author" w:date="2023-09-19T13:57:00Z">
        <w:r w:rsidR="004735FD">
          <w:t>is</w:t>
        </w:r>
      </w:ins>
      <w:del w:id="129" w:author="Author" w:date="2023-09-18T06:44:00Z">
        <w:r w:rsidDel="004F2CD1">
          <w:delText xml:space="preserve"> </w:delText>
        </w:r>
      </w:del>
      <w:del w:id="130" w:author="Author" w:date="2023-09-19T13:57:00Z">
        <w:r w:rsidDel="004735FD">
          <w:delText xml:space="preserve">following terms </w:delText>
        </w:r>
      </w:del>
      <w:del w:id="131" w:author="Author" w:date="2023-09-17T13:44:00Z">
        <w:r w:rsidDel="00DA7FFB">
          <w:delText xml:space="preserve">are </w:delText>
        </w:r>
      </w:del>
      <w:del w:id="132" w:author="Author" w:date="2023-09-19T13:57:00Z">
        <w:r w:rsidDel="004735FD">
          <w:delText>used</w:delText>
        </w:r>
      </w:del>
      <w:r>
        <w:t xml:space="preserve"> for gases: natural gas, renewable gas, biomethane, synthetic gas, renewable methane, and hydrogen. The term natural gas is essentially used when demand is meant or no distinction is necessary with regard to the energy source used. </w:t>
      </w:r>
      <w:commentRangeStart w:id="133"/>
      <w:r>
        <w:t>The introduction and use of the other terms, especially biomethane and synthetic gas, are motivated by the fact that this analysis is based on national studies and scenarios</w:t>
      </w:r>
      <w:ins w:id="134" w:author="Author" w:date="2023-09-17T13:44:00Z">
        <w:r w:rsidR="0033381F">
          <w:t xml:space="preserve">, </w:t>
        </w:r>
      </w:ins>
      <w:ins w:id="135" w:author="Author" w:date="2023-09-19T13:58:00Z">
        <w:r w:rsidR="005F691F">
          <w:t>with these</w:t>
        </w:r>
      </w:ins>
      <w:ins w:id="136" w:author="Author" w:date="2023-09-17T13:44:00Z">
        <w:r w:rsidR="0033381F">
          <w:t xml:space="preserve"> underlying</w:t>
        </w:r>
      </w:ins>
      <w:del w:id="137" w:author="Author" w:date="2023-09-17T13:44:00Z">
        <w:r w:rsidDel="0033381F">
          <w:delText>. These underlying</w:delText>
        </w:r>
      </w:del>
      <w:r>
        <w:t xml:space="preserve"> studies and scenarios precisely us</w:t>
      </w:r>
      <w:ins w:id="138" w:author="Author" w:date="2023-09-19T13:58:00Z">
        <w:r w:rsidR="001B46FF">
          <w:t>ing</w:t>
        </w:r>
      </w:ins>
      <w:del w:id="139" w:author="Author" w:date="2023-09-19T13:58:00Z">
        <w:r w:rsidDel="001B46FF">
          <w:delText>e</w:delText>
        </w:r>
      </w:del>
      <w:r>
        <w:t xml:space="preserve"> these terms to respect the different potentials for biomethane and synthetic gas. The sum of both is then named renewable gas here</w:t>
      </w:r>
      <w:ins w:id="140" w:author="Author" w:date="2023-09-19T13:59:00Z">
        <w:r w:rsidR="001B46FF">
          <w:t>, with renewable methane used when natural gas based on renewable energy is imported from neighboring countries, and in</w:t>
        </w:r>
      </w:ins>
      <w:del w:id="141" w:author="Author" w:date="2023-09-19T13:59:00Z">
        <w:r w:rsidDel="001B46FF">
          <w:delText>.</w:delText>
        </w:r>
        <w:r w:rsidDel="00145C97">
          <w:delText xml:space="preserve"> In</w:delText>
        </w:r>
      </w:del>
      <w:r>
        <w:t xml:space="preserve"> a few places in the paper where it is appropriate to do </w:t>
      </w:r>
      <w:r>
        <w:lastRenderedPageBreak/>
        <w:t xml:space="preserve">so, there is explicit mention of fossil natural gas. </w:t>
      </w:r>
      <w:del w:id="142" w:author="Author" w:date="2023-09-20T08:07:00Z">
        <w:r w:rsidDel="00B832D2">
          <w:delText>The term</w:delText>
        </w:r>
      </w:del>
      <w:del w:id="143" w:author="Author" w:date="2023-09-19T13:59:00Z">
        <w:r w:rsidDel="001B46FF">
          <w:delText xml:space="preserve"> renewable methane is used when natural gas based on renewable energy is imported from neighboring countries</w:delText>
        </w:r>
      </w:del>
      <w:del w:id="144" w:author="Author" w:date="2023-09-20T08:07:00Z">
        <w:r w:rsidDel="00B832D2">
          <w:delText xml:space="preserve">. </w:delText>
        </w:r>
      </w:del>
      <w:r>
        <w:t>For a detailed discussion of the topic regarding the terminology of renewable gases, the reader is referred to recent papers [14] and [15] as examples.</w:t>
      </w:r>
      <w:commentRangeEnd w:id="133"/>
      <w:r w:rsidR="00B832D2">
        <w:rPr>
          <w:rStyle w:val="CommentReference"/>
        </w:rPr>
        <w:commentReference w:id="133"/>
      </w:r>
    </w:p>
    <w:p w14:paraId="3A00B388" w14:textId="77777777" w:rsidR="001B1805" w:rsidRDefault="00372C4F">
      <w:pPr>
        <w:spacing w:after="240"/>
      </w:pPr>
      <w:r>
        <w:t>The paper is organized as follows. Section 2 provides relevant literature and background information on the topic as well as the novelties of this work. Section 3 explains the applied method and the four scenarios in detail. Section 4 presents the results of the work, while Section 5 provides a synthesis of key findings. Section 6 concludes and outlines future research.</w:t>
      </w:r>
    </w:p>
    <w:p w14:paraId="47F448EA" w14:textId="77777777" w:rsidR="001B1805" w:rsidRDefault="00372C4F">
      <w:pPr>
        <w:spacing w:before="360" w:line="420" w:lineRule="exact"/>
      </w:pPr>
      <w:r>
        <w:rPr>
          <w:b/>
          <w:sz w:val="42"/>
        </w:rPr>
        <w:t>State-of-the-art and progress beyond</w:t>
      </w:r>
    </w:p>
    <w:p w14:paraId="019E110D" w14:textId="5296317F" w:rsidR="001B1805" w:rsidRDefault="00372C4F">
      <w:pPr>
        <w:spacing w:after="240"/>
      </w:pPr>
      <w:r>
        <w:t>This section discusses the relevant scientific literature within the scope of this work. Three main strands of the literature are covered. First, Section 2.1 deals with the global and cross-country dimension of natural and renewable gas trade. It focuses on the impact of the decarbonizing energy systems</w:t>
      </w:r>
      <w:ins w:id="145" w:author="Author" w:date="2023-09-15T11:08:00Z">
        <w:r w:rsidR="007372A3">
          <w:t>’</w:t>
        </w:r>
      </w:ins>
      <w:r>
        <w:t xml:space="preserve"> decarbonization on gas markets and discusses also intra-country gas supply with a high spatial granularity of a grid representation. Then, Section 2.2 examines different fundamental approaches of modeling gas grids. Section 2.3 elaborates on the regulation of gas grids and especially on gas grid charges. Building on this discussion of the existing literature, Section 2.4 highlights the novelties and the progress beyond the state of the art of this work.</w:t>
      </w:r>
    </w:p>
    <w:p w14:paraId="2800E39C" w14:textId="77777777" w:rsidR="001B1805" w:rsidRDefault="00372C4F">
      <w:pPr>
        <w:spacing w:before="240" w:line="330" w:lineRule="exact"/>
      </w:pPr>
      <w:r>
        <w:rPr>
          <w:b/>
          <w:sz w:val="33"/>
        </w:rPr>
        <w:t>Decarbonized gas markets and cross-country trade</w:t>
      </w:r>
    </w:p>
    <w:p w14:paraId="4528A0E1" w14:textId="06286B0C" w:rsidR="001B1805" w:rsidRDefault="00372C4F">
      <w:pPr>
        <w:spacing w:after="240"/>
      </w:pPr>
      <w:r>
        <w:t>The focus of this section is on how the shift toward decarbonizing energy systems is affecting renewable gas markets. Before delving into the relevant literature, it may be helpful to highlight some key studies on fossil natural gas markets, as these studies provide a comprehensive background for the emerging renewable gas markets, both in terms of current dynamics and historical context. The fundamentals of natural gas markets are described comprehensively from Hulshof et al. [16</w:t>
      </w:r>
      <w:ins w:id="146" w:author="Author" w:date="2023-09-15T11:10:00Z">
        <w:r w:rsidR="007372A3">
          <w:t>]</w:t>
        </w:r>
      </w:ins>
      <w:r>
        <w:t xml:space="preserve">. A comprehensive introduction on the historical developments and global trends on natural gas is given by </w:t>
      </w:r>
      <w:proofErr w:type="spellStart"/>
      <w:r>
        <w:t>Balat</w:t>
      </w:r>
      <w:proofErr w:type="spellEnd"/>
      <w:r>
        <w:t xml:space="preserve"> [17]. Egging and Gabriel [18] analyze the global natural gas trade, while focusing on the European natural gas market. Geng et al. 19. elaborate on the dynamics of the global natural gas market. </w:t>
      </w:r>
      <w:del w:id="147" w:author="Author" w:date="2023-09-18T07:45:00Z">
        <w:r w:rsidDel="00A07AC9">
          <w:delText>Similarily</w:delText>
        </w:r>
      </w:del>
      <w:ins w:id="148" w:author="Author" w:date="2023-09-18T07:45:00Z">
        <w:r w:rsidR="00A07AC9">
          <w:t>Similarly</w:t>
        </w:r>
      </w:ins>
      <w:r>
        <w:t xml:space="preserve">, Esmaeili et al. </w:t>
      </w:r>
      <w:commentRangeStart w:id="149"/>
      <w:r>
        <w:t>[20</w:t>
      </w:r>
      <w:commentRangeEnd w:id="149"/>
      <w:r w:rsidR="009D537E">
        <w:rPr>
          <w:rStyle w:val="CommentReference"/>
        </w:rPr>
        <w:commentReference w:id="149"/>
      </w:r>
      <w:r>
        <w:t xml:space="preserve">] </w:t>
      </w:r>
      <w:del w:id="150" w:author="Author" w:date="2023-09-15T11:12:00Z">
        <w:r w:rsidDel="007372A3">
          <w:delText xml:space="preserve">study </w:delText>
        </w:r>
      </w:del>
      <w:r>
        <w:t xml:space="preserve">also </w:t>
      </w:r>
      <w:ins w:id="151" w:author="Author" w:date="2023-09-15T11:12:00Z">
        <w:r w:rsidR="007372A3">
          <w:t xml:space="preserve">study </w:t>
        </w:r>
      </w:ins>
      <w:r>
        <w:t xml:space="preserve">the dynamics of the natural gas market, but with a special focus on renewable energy resources. Going even further into renewable energy resources, </w:t>
      </w:r>
      <w:proofErr w:type="spellStart"/>
      <w:r>
        <w:t>Horsching</w:t>
      </w:r>
      <w:proofErr w:type="spellEnd"/>
      <w:r>
        <w:t xml:space="preserve"> et al. </w:t>
      </w:r>
      <w:ins w:id="152" w:author="Author" w:date="2023-09-15T11:12:00Z">
        <w:r w:rsidR="007372A3">
          <w:t>[</w:t>
        </w:r>
      </w:ins>
      <w:r>
        <w:t>21] present a dynamic model of the natural gas market for the integration of renewable gases.</w:t>
      </w:r>
      <w:del w:id="153" w:author="Author" w:date="2023-09-15T11:14:00Z">
        <w:r w:rsidDel="001755D5">
          <w:delText xml:space="preserve"> With this in mind, the discussion of renewable gas markets is further elaborated below</w:delText>
        </w:r>
      </w:del>
      <w:del w:id="154" w:author="Author" w:date="2023-09-15T11:15:00Z">
        <w:r w:rsidDel="001755D5">
          <w:delText>.</w:delText>
        </w:r>
      </w:del>
      <w:r>
        <w:t xml:space="preserve"> In 2021, the European Commission has published a proposal for a framework of renewable and natural gases and for hydrogen [22</w:t>
      </w:r>
      <w:ins w:id="155" w:author="Author" w:date="2023-09-15T11:13:00Z">
        <w:r w:rsidR="001755D5">
          <w:t>]</w:t>
        </w:r>
      </w:ins>
      <w:r>
        <w:t>. The aim is to support renewable and low carbon gases (i.e., biogas, biomethane, renewable and low carbon hydrogen as well as synthetic methane) in Europe and to reach a share of two-</w:t>
      </w:r>
      <w:del w:id="156" w:author="Author" w:date="2023-09-18T07:45:00Z">
        <w:r w:rsidDel="00A07AC9">
          <w:delText>third</w:delText>
        </w:r>
      </w:del>
      <w:ins w:id="157" w:author="Author" w:date="2023-09-18T07:45:00Z">
        <w:r w:rsidR="00A07AC9">
          <w:t>thirds</w:t>
        </w:r>
      </w:ins>
      <w:r>
        <w:t xml:space="preserve"> of gaseous fuels in </w:t>
      </w:r>
      <w:ins w:id="158" w:author="Author" w:date="2023-09-15T11:14:00Z">
        <w:r w:rsidR="001755D5">
          <w:t xml:space="preserve">the </w:t>
        </w:r>
      </w:ins>
      <w:r>
        <w:t>2050 energy mix.</w:t>
      </w:r>
      <w:ins w:id="159" w:author="Author" w:date="2023-09-15T11:15:00Z">
        <w:r w:rsidR="001755D5" w:rsidRPr="001755D5">
          <w:t xml:space="preserve"> </w:t>
        </w:r>
        <w:r w:rsidR="001755D5">
          <w:t>The discussion of renewable gas markets is further elaborated below, where further</w:t>
        </w:r>
      </w:ins>
      <w:del w:id="160" w:author="Author" w:date="2023-09-15T11:15:00Z">
        <w:r w:rsidDel="001755D5">
          <w:delText xml:space="preserve"> Further</w:delText>
        </w:r>
      </w:del>
      <w:r>
        <w:t xml:space="preserve"> details on the definition of renewable and low carbon gases can be found in </w:t>
      </w:r>
      <w:ins w:id="161" w:author="Author" w:date="2023-09-18T06:47:00Z">
        <w:r w:rsidR="00AC051E">
          <w:t>[</w:t>
        </w:r>
      </w:ins>
      <w:r>
        <w:t>23</w:t>
      </w:r>
      <w:ins w:id="162" w:author="Author" w:date="2023-09-18T06:47:00Z">
        <w:r w:rsidR="00AC051E">
          <w:t>]</w:t>
        </w:r>
      </w:ins>
      <w:r>
        <w:t>.</w:t>
      </w:r>
      <w:ins w:id="163" w:author="Author" w:date="2023-09-15T11:16:00Z">
        <w:r w:rsidR="001755D5">
          <w:t xml:space="preserve"> Kolb et al. </w:t>
        </w:r>
      </w:ins>
      <w:ins w:id="164" w:author="Author" w:date="2023-09-15T11:17:00Z">
        <w:r w:rsidR="001755D5">
          <w:t>[</w:t>
        </w:r>
      </w:ins>
      <w:ins w:id="165" w:author="Author" w:date="2023-09-15T11:16:00Z">
        <w:r w:rsidR="001755D5">
          <w:t>25] focus in their work on the integration of renewable gases into gas markets, while the</w:t>
        </w:r>
      </w:ins>
      <w:del w:id="166" w:author="Author" w:date="2023-09-15T11:16:00Z">
        <w:r w:rsidDel="001755D5">
          <w:delText xml:space="preserve"> The r</w:delText>
        </w:r>
      </w:del>
      <w:ins w:id="167" w:author="Author" w:date="2023-09-15T11:16:00Z">
        <w:r w:rsidR="001755D5">
          <w:t xml:space="preserve"> r</w:t>
        </w:r>
      </w:ins>
      <w:r>
        <w:t>emaining one</w:t>
      </w:r>
      <w:ins w:id="168" w:author="Author" w:date="2023-09-15T11:14:00Z">
        <w:r w:rsidR="001755D5">
          <w:t xml:space="preserve"> </w:t>
        </w:r>
      </w:ins>
      <w:r>
        <w:t xml:space="preserve">third of gaseous fuels in 2050 is expected to be still fossil natural gas, but in combination with carbon capture, storage and utilization. </w:t>
      </w:r>
      <w:ins w:id="169" w:author="Author" w:date="2023-09-19T14:02:00Z">
        <w:r w:rsidR="00693C31">
          <w:t>Wit</w:t>
        </w:r>
      </w:ins>
      <w:ins w:id="170" w:author="Author" w:date="2023-09-19T14:03:00Z">
        <w:r w:rsidR="00693C31">
          <w:t xml:space="preserve">h </w:t>
        </w:r>
        <w:proofErr w:type="spellStart"/>
        <w:r w:rsidR="00693C31">
          <w:t>Bertasini</w:t>
        </w:r>
        <w:proofErr w:type="spellEnd"/>
        <w:r w:rsidR="00693C31">
          <w:t xml:space="preserve"> et al. [24] giving a critical overview of the contribution of renewable gases to the decarbonization of the European energy system and grids, toda</w:t>
        </w:r>
      </w:ins>
      <w:del w:id="171" w:author="Author" w:date="2023-09-19T14:03:00Z">
        <w:r w:rsidDel="00693C31">
          <w:delText>Toda</w:delText>
        </w:r>
      </w:del>
      <w:r>
        <w:t xml:space="preserve">y, renewable and low carbon gases have only a minor contribution to Europe's </w:t>
      </w:r>
      <w:r>
        <w:lastRenderedPageBreak/>
        <w:t>energy mix.</w:t>
      </w:r>
      <w:del w:id="172" w:author="Author" w:date="2023-09-19T14:02:00Z">
        <w:r w:rsidDel="00693C31">
          <w:delText xml:space="preserve"> Bertasini et al. 24] give a critical overview of the contribution of renewable gases to the decarbonization of the European energy system and grids</w:delText>
        </w:r>
      </w:del>
      <w:r>
        <w:t>.</w:t>
      </w:r>
      <w:del w:id="173" w:author="Author" w:date="2023-09-15T11:16:00Z">
        <w:r w:rsidDel="001755D5">
          <w:delText xml:space="preserve"> Kolb et al. 25] focus in their work on the integration of renewable gases into gas markets</w:delText>
        </w:r>
      </w:del>
      <w:ins w:id="174" w:author="Author" w:date="2023-09-15T11:17:00Z">
        <w:r w:rsidR="001755D5">
          <w:t xml:space="preserve"> </w:t>
        </w:r>
      </w:ins>
      <w:del w:id="175" w:author="Author" w:date="2023-09-15T11:17:00Z">
        <w:r w:rsidDel="001755D5">
          <w:delText>. In addition, the</w:delText>
        </w:r>
      </w:del>
      <w:ins w:id="176" w:author="Author" w:date="2023-09-15T11:17:00Z">
        <w:r w:rsidR="001755D5">
          <w:t>The</w:t>
        </w:r>
      </w:ins>
      <w:r>
        <w:t xml:space="preserve"> </w:t>
      </w:r>
      <w:del w:id="177" w:author="Author" w:date="2023-09-15T11:17:00Z">
        <w:r w:rsidDel="001755D5">
          <w:delText xml:space="preserve">latter </w:delText>
        </w:r>
      </w:del>
      <w:r>
        <w:t xml:space="preserve">study </w:t>
      </w:r>
      <w:ins w:id="178" w:author="Author" w:date="2023-09-15T11:17:00Z">
        <w:r w:rsidR="001755D5">
          <w:t>by Kolb et al.</w:t>
        </w:r>
      </w:ins>
      <w:ins w:id="179" w:author="Author" w:date="2023-09-20T10:39:00Z">
        <w:r w:rsidR="009D537E">
          <w:t xml:space="preserve"> [25]</w:t>
        </w:r>
      </w:ins>
      <w:ins w:id="180" w:author="Author" w:date="2023-09-15T11:17:00Z">
        <w:r w:rsidR="001755D5">
          <w:t xml:space="preserve"> </w:t>
        </w:r>
      </w:ins>
      <w:ins w:id="181" w:author="Author" w:date="2023-09-15T11:18:00Z">
        <w:r w:rsidR="001755D5">
          <w:t xml:space="preserve">above </w:t>
        </w:r>
      </w:ins>
      <w:ins w:id="182" w:author="Author" w:date="2023-09-15T11:17:00Z">
        <w:r w:rsidR="001755D5">
          <w:t xml:space="preserve">further </w:t>
        </w:r>
      </w:ins>
      <w:r>
        <w:t xml:space="preserve">provides </w:t>
      </w:r>
      <w:del w:id="183" w:author="Author" w:date="2023-09-15T11:18:00Z">
        <w:r w:rsidDel="001755D5">
          <w:delText xml:space="preserve">also </w:delText>
        </w:r>
      </w:del>
      <w:r>
        <w:t>a comprehensive literature review on the topic of renewable gases. Lochner [26] elaborates on the European gas market and the identification of congestions in the gas transmission grid. Gorre et al. [27] deal exhaustively with future renewable gas generation costs.</w:t>
      </w:r>
    </w:p>
    <w:p w14:paraId="42B0A879" w14:textId="232BB10B" w:rsidR="001B1805" w:rsidRDefault="00372C4F">
      <w:pPr>
        <w:spacing w:after="240"/>
      </w:pPr>
      <w:commentRangeStart w:id="184"/>
      <w:r>
        <w:t>A key role in the transition to renewable and low carbon gas markets has the existing gas infrastructure</w:t>
      </w:r>
      <w:commentRangeEnd w:id="184"/>
      <w:r w:rsidR="00DB72C6">
        <w:rPr>
          <w:rStyle w:val="CommentReference"/>
        </w:rPr>
        <w:commentReference w:id="184"/>
      </w:r>
      <w:r>
        <w:t xml:space="preserve">. </w:t>
      </w:r>
      <w:commentRangeStart w:id="185"/>
      <w:r>
        <w:t xml:space="preserve">On the </w:t>
      </w:r>
      <w:ins w:id="186" w:author="Author" w:date="2023-09-15T12:00:00Z">
        <w:r w:rsidR="00A63659">
          <w:t xml:space="preserve">one </w:t>
        </w:r>
      </w:ins>
      <w:r>
        <w:t xml:space="preserve">hand, </w:t>
      </w:r>
      <w:del w:id="187" w:author="Author" w:date="2023-09-19T14:08:00Z">
        <w:r w:rsidDel="00371B69">
          <w:delText>t</w:delText>
        </w:r>
      </w:del>
      <w:ins w:id="188" w:author="Author" w:date="2023-09-19T14:08:00Z">
        <w:r w:rsidR="00371B69">
          <w:t>and in the context of the recently extended terminal capacities for liquifi</w:t>
        </w:r>
        <w:r w:rsidR="005A4329">
          <w:t>ed natural gas (LNG) also being</w:t>
        </w:r>
        <w:r w:rsidR="00371B69">
          <w:t xml:space="preserve"> worth a mention, t</w:t>
        </w:r>
      </w:ins>
      <w:r>
        <w:t>he repurposing of existing pipelines</w:t>
      </w:r>
      <w:ins w:id="189" w:author="Author" w:date="2023-09-15T15:54:00Z">
        <w:r w:rsidR="00DC7F76">
          <w:t>,</w:t>
        </w:r>
      </w:ins>
      <w:r>
        <w:t xml:space="preserve"> especially at the transmission grid level</w:t>
      </w:r>
      <w:ins w:id="190" w:author="Author" w:date="2023-09-15T12:00:00Z">
        <w:r w:rsidR="00A63659">
          <w:t>,</w:t>
        </w:r>
      </w:ins>
      <w:r>
        <w:t xml:space="preserve"> allow</w:t>
      </w:r>
      <w:ins w:id="191" w:author="Author" w:date="2023-09-15T11:57:00Z">
        <w:r w:rsidR="00683A6E">
          <w:t>s the</w:t>
        </w:r>
      </w:ins>
      <w:del w:id="192" w:author="Author" w:date="2023-09-15T11:57:00Z">
        <w:r w:rsidDel="00683A6E">
          <w:delText xml:space="preserve"> to </w:delText>
        </w:r>
      </w:del>
      <w:ins w:id="193" w:author="Author" w:date="2023-09-15T11:57:00Z">
        <w:r w:rsidR="00683A6E">
          <w:t xml:space="preserve"> </w:t>
        </w:r>
      </w:ins>
      <w:del w:id="194" w:author="Author" w:date="2023-09-18T07:45:00Z">
        <w:r w:rsidDel="00A07AC9">
          <w:delText>build up</w:delText>
        </w:r>
      </w:del>
      <w:ins w:id="195" w:author="Author" w:date="2023-09-18T07:45:00Z">
        <w:r w:rsidR="00A07AC9">
          <w:t>buildup</w:t>
        </w:r>
      </w:ins>
      <w:r>
        <w:t xml:space="preserve"> </w:t>
      </w:r>
      <w:ins w:id="196" w:author="Author" w:date="2023-09-15T11:57:00Z">
        <w:r w:rsidR="00683A6E">
          <w:t xml:space="preserve">of </w:t>
        </w:r>
      </w:ins>
      <w:r>
        <w:t>a hydrogen grid, as proposed in the so-called "Hydrogen Backbone" [28]. In this</w:t>
      </w:r>
      <w:del w:id="197" w:author="Author" w:date="2023-09-19T14:08:00Z">
        <w:r w:rsidDel="00371B69">
          <w:delText xml:space="preserve"> context, </w:delText>
        </w:r>
      </w:del>
      <w:del w:id="198" w:author="Author" w:date="2023-09-15T11:57:00Z">
        <w:r w:rsidDel="00683A6E">
          <w:delText xml:space="preserve">also </w:delText>
        </w:r>
      </w:del>
      <w:del w:id="199" w:author="Author" w:date="2023-09-19T14:08:00Z">
        <w:r w:rsidDel="00371B69">
          <w:delText xml:space="preserve">the recently extended terminal capacities for liquified natural gas (LNG) are worth </w:delText>
        </w:r>
      </w:del>
      <w:del w:id="200" w:author="Author" w:date="2023-09-15T11:57:00Z">
        <w:r w:rsidDel="00683A6E">
          <w:delText xml:space="preserve">to be </w:delText>
        </w:r>
      </w:del>
      <w:del w:id="201" w:author="Author" w:date="2023-09-19T14:08:00Z">
        <w:r w:rsidDel="00371B69">
          <w:delText>mention</w:delText>
        </w:r>
      </w:del>
      <w:del w:id="202" w:author="Author" w:date="2023-09-15T11:57:00Z">
        <w:r w:rsidDel="00683A6E">
          <w:delText>ed</w:delText>
        </w:r>
      </w:del>
      <w:r>
        <w:t xml:space="preserve">. </w:t>
      </w:r>
      <w:ins w:id="203" w:author="Author" w:date="2023-09-19T14:09:00Z">
        <w:r w:rsidR="00371B69">
          <w:t xml:space="preserve">While in the mid-term, the LNG terminals can be used to import renewable and low carbon gases, supporting the European gas market </w:t>
        </w:r>
        <w:commentRangeStart w:id="204"/>
        <w:r w:rsidR="00371B69">
          <w:t xml:space="preserve">[30], </w:t>
        </w:r>
      </w:ins>
      <w:commentRangeEnd w:id="204"/>
      <w:ins w:id="205" w:author="Author" w:date="2023-09-20T10:39:00Z">
        <w:r w:rsidR="009D537E">
          <w:rPr>
            <w:rStyle w:val="CommentReference"/>
          </w:rPr>
          <w:commentReference w:id="204"/>
        </w:r>
      </w:ins>
      <w:ins w:id="206" w:author="Author" w:date="2023-09-19T14:09:00Z">
        <w:r w:rsidR="00371B69">
          <w:t>i</w:t>
        </w:r>
      </w:ins>
      <w:del w:id="207" w:author="Author" w:date="2023-09-19T14:09:00Z">
        <w:r w:rsidDel="00371B69">
          <w:delText>I</w:delText>
        </w:r>
      </w:del>
      <w:r>
        <w:t xml:space="preserve">n the short-term, </w:t>
      </w:r>
      <w:del w:id="208" w:author="Author" w:date="2023-09-19T14:09:00Z">
        <w:r w:rsidDel="00371B69">
          <w:delText xml:space="preserve">LNG </w:delText>
        </w:r>
      </w:del>
      <w:ins w:id="209" w:author="Author" w:date="2023-09-19T14:09:00Z">
        <w:r w:rsidR="00371B69">
          <w:t xml:space="preserve">these </w:t>
        </w:r>
      </w:ins>
      <w:r>
        <w:t xml:space="preserve">terminals are used to support Russian natural gas import substitution by fossil LNG imports from exporter countries, such as the United States and Quatar [29]. </w:t>
      </w:r>
      <w:commentRangeEnd w:id="185"/>
      <w:r w:rsidR="00B832D2">
        <w:rPr>
          <w:rStyle w:val="CommentReference"/>
        </w:rPr>
        <w:commentReference w:id="185"/>
      </w:r>
      <w:del w:id="210" w:author="Author" w:date="2023-09-19T14:09:00Z">
        <w:r w:rsidDel="00371B69">
          <w:delText>But in the mid-term, these terminals can be used to import renewable and low carbon gases, supporting the European gas market 30</w:delText>
        </w:r>
      </w:del>
      <w:del w:id="211" w:author="Author" w:date="2023-09-20T10:35:00Z">
        <w:r w:rsidDel="00183C0B">
          <w:delText xml:space="preserve">. </w:delText>
        </w:r>
      </w:del>
      <w:r>
        <w:t>On the other hand, the area-wide existing pipelines of the distribution grid levels (high-, mid-, and low-pressure pipelines) allow the injection of distributed renewable and low carbon gas generation [31]. The following references list which key areas are covered</w:t>
      </w:r>
      <w:commentRangeStart w:id="212"/>
      <w:r>
        <w:t>, among others</w:t>
      </w:r>
      <w:commentRangeEnd w:id="212"/>
      <w:r w:rsidR="00254687">
        <w:rPr>
          <w:rStyle w:val="CommentReference"/>
        </w:rPr>
        <w:commentReference w:id="212"/>
      </w:r>
      <w:r>
        <w:t xml:space="preserve">. Sulewski [32] explore the biomethane market in Europe. </w:t>
      </w:r>
      <w:proofErr w:type="spellStart"/>
      <w:r>
        <w:t>Schlund</w:t>
      </w:r>
      <w:proofErr w:type="spellEnd"/>
      <w:r>
        <w:t xml:space="preserve"> and </w:t>
      </w:r>
      <w:proofErr w:type="spellStart"/>
      <w:r>
        <w:t>Sch</w:t>
      </w:r>
      <w:r>
        <w:t>ö</w:t>
      </w:r>
      <w:r>
        <w:t>nfisch</w:t>
      </w:r>
      <w:proofErr w:type="spellEnd"/>
      <w:r>
        <w:t xml:space="preserve"> [33] analyze the impact of renewable quota on the European natural gas markets. </w:t>
      </w:r>
      <w:proofErr w:type="spellStart"/>
      <w:r>
        <w:t>Paturska</w:t>
      </w:r>
      <w:proofErr w:type="spellEnd"/>
      <w:r>
        <w:t xml:space="preserve"> et al. </w:t>
      </w:r>
      <w:ins w:id="213" w:author="Author" w:date="2023-09-15T11:59:00Z">
        <w:r w:rsidR="00C109D3">
          <w:t>[</w:t>
        </w:r>
      </w:ins>
      <w:r>
        <w:t>34</w:t>
      </w:r>
      <w:ins w:id="214" w:author="Author" w:date="2023-09-15T11:59:00Z">
        <w:r w:rsidR="00C109D3">
          <w:t>]</w:t>
        </w:r>
      </w:ins>
      <w:r>
        <w:t xml:space="preserve"> provide an economic assessment of biomethane supply system based on the natural gas grid. Khatiwada </w:t>
      </w:r>
      <w:ins w:id="215" w:author="Author" w:date="2023-09-15T11:59:00Z">
        <w:r w:rsidR="00C109D3">
          <w:t>[</w:t>
        </w:r>
      </w:ins>
      <w:r>
        <w:t xml:space="preserve">35] elaborate on barriers of the decarbonization of natural gas systems. </w:t>
      </w:r>
      <w:proofErr w:type="spellStart"/>
      <w:r>
        <w:t>St</w:t>
      </w:r>
      <w:r>
        <w:t>ü</w:t>
      </w:r>
      <w:r>
        <w:t>rmer</w:t>
      </w:r>
      <w:proofErr w:type="spellEnd"/>
      <w:r>
        <w:t xml:space="preserve"> [36] examines in detail on the potentials of renewable gas injection into existing gas grids. Padi et al. [37] study the techno-economic potentials of integrating decentralized biomethane generation into existing natural gas grids.</w:t>
      </w:r>
    </w:p>
    <w:p w14:paraId="0E3C0C1E" w14:textId="77777777" w:rsidR="001B1805" w:rsidRDefault="00372C4F">
      <w:pPr>
        <w:spacing w:before="240" w:line="330" w:lineRule="exact"/>
      </w:pPr>
      <w:r>
        <w:rPr>
          <w:b/>
          <w:sz w:val="33"/>
        </w:rPr>
        <w:t>Gas grid modeling approach (top-down and bottom-up)</w:t>
      </w:r>
    </w:p>
    <w:p w14:paraId="30A98C6D" w14:textId="115198CB" w:rsidR="001B1805" w:rsidRDefault="00372C4F">
      <w:pPr>
        <w:spacing w:after="240"/>
      </w:pPr>
      <w:r>
        <w:t xml:space="preserve">The following literature review focuses on the modeling of natural gas transport by grids and pipelines. </w:t>
      </w:r>
      <w:commentRangeStart w:id="216"/>
      <w:del w:id="217" w:author="Author" w:date="2023-09-15T18:25:00Z">
        <w:r w:rsidDel="00233A6B">
          <w:delText xml:space="preserve">There are other ways of transporting natural gas. </w:delText>
        </w:r>
      </w:del>
      <w:r>
        <w:t>The interested reader is referred to Thomas and Dawe [3] for a comprehensive review of the options for transporting natural gas</w:t>
      </w:r>
      <w:ins w:id="218" w:author="Author" w:date="2023-09-17T13:49:00Z">
        <w:r w:rsidR="00DE4C47">
          <w:t>, which includ</w:t>
        </w:r>
      </w:ins>
      <w:ins w:id="219" w:author="Author" w:date="2023-09-17T13:50:00Z">
        <w:r w:rsidR="00DE4C47">
          <w:t>es other methods</w:t>
        </w:r>
      </w:ins>
      <w:r>
        <w:t xml:space="preserve">. In general, </w:t>
      </w:r>
      <w:ins w:id="220" w:author="Author" w:date="2023-09-19T14:11:00Z">
        <w:r w:rsidR="004F772F">
          <w:t xml:space="preserve">in dimensions, along with others such as the sectoral dimension (whether or not hydrogen is accounted for in detail), determining the level of consideration given to various factors such as flow conditions of natural gas, pressure levels and drops in transport pipelines, and the operational energy and costs associating with compressors, </w:t>
        </w:r>
      </w:ins>
      <w:r>
        <w:t>the literature on gas grid modeling approaches can be divided based on two key dimensions</w:t>
      </w:r>
      <w:ins w:id="221" w:author="Author" w:date="2023-09-19T14:12:00Z">
        <w:r w:rsidR="00002F50">
          <w:t>. These are:</w:t>
        </w:r>
      </w:ins>
      <w:del w:id="222" w:author="Author" w:date="2023-09-19T14:12:00Z">
        <w:r w:rsidDel="00002F50">
          <w:delText>:</w:delText>
        </w:r>
      </w:del>
      <w:r>
        <w:t xml:space="preserve"> (i) modeling perspective (e.g., techno-economic)</w:t>
      </w:r>
      <w:ins w:id="223" w:author="Author" w:date="2023-09-15T18:25:00Z">
        <w:r w:rsidR="00233A6B">
          <w:t>,</w:t>
        </w:r>
      </w:ins>
      <w:r>
        <w:t xml:space="preserve"> and (ii) spatial scale. </w:t>
      </w:r>
      <w:del w:id="224" w:author="Author" w:date="2023-09-19T14:12:00Z">
        <w:r w:rsidDel="00002F50">
          <w:delText>These</w:delText>
        </w:r>
      </w:del>
      <w:del w:id="225" w:author="Author" w:date="2023-09-19T14:11:00Z">
        <w:r w:rsidDel="004F772F">
          <w:delText xml:space="preserve"> dimensions, along with others such as the sectoral dimension (whether or not hydrogen is accounted for in detail), determine the level of consideration given to various factors such as flow conditions of natural gas, pressure levels and drops in transport pipelines, and the operational energy and costs associated with compressors</w:delText>
        </w:r>
      </w:del>
      <w:r>
        <w:t>.</w:t>
      </w:r>
      <w:commentRangeEnd w:id="216"/>
      <w:r w:rsidR="00B832D2">
        <w:rPr>
          <w:rStyle w:val="CommentReference"/>
        </w:rPr>
        <w:commentReference w:id="216"/>
      </w:r>
    </w:p>
    <w:p w14:paraId="737D0DE8" w14:textId="4C6236CB" w:rsidR="001B1805" w:rsidRDefault="00372C4F">
      <w:pPr>
        <w:spacing w:after="240"/>
      </w:pPr>
      <w:commentRangeStart w:id="226"/>
      <w:r>
        <w:t>A</w:t>
      </w:r>
      <w:commentRangeEnd w:id="226"/>
      <w:r w:rsidR="009D537E">
        <w:rPr>
          <w:rStyle w:val="CommentReference"/>
        </w:rPr>
        <w:commentReference w:id="226"/>
      </w:r>
      <w:r>
        <w:t xml:space="preserve"> review on optimization of natural gas transportation systems is given by R</w:t>
      </w:r>
      <w:r>
        <w:t>í</w:t>
      </w:r>
      <w:r>
        <w:t xml:space="preserve">os-Mercado and </w:t>
      </w:r>
      <w:proofErr w:type="spellStart"/>
      <w:r>
        <w:t>Borraz</w:t>
      </w:r>
      <w:proofErr w:type="spellEnd"/>
      <w:r>
        <w:t>-S</w:t>
      </w:r>
      <w:r>
        <w:t>á</w:t>
      </w:r>
      <w:r>
        <w:t xml:space="preserve">nchez [38. It encompasses both transmission and distribution grids. </w:t>
      </w:r>
      <w:proofErr w:type="spellStart"/>
      <w:r>
        <w:lastRenderedPageBreak/>
        <w:t>Pfetsch</w:t>
      </w:r>
      <w:proofErr w:type="spellEnd"/>
      <w:r>
        <w:t xml:space="preserve"> et al. </w:t>
      </w:r>
      <w:ins w:id="227" w:author="Author" w:date="2023-09-15T18:27:00Z">
        <w:r w:rsidR="001C6A37">
          <w:t>[</w:t>
        </w:r>
      </w:ins>
      <w:r>
        <w:t xml:space="preserve">39] elaborate in detail on the operation of gas transmission grids. </w:t>
      </w:r>
      <w:proofErr w:type="spellStart"/>
      <w:r>
        <w:t>Pambour</w:t>
      </w:r>
      <w:proofErr w:type="spellEnd"/>
      <w:r>
        <w:t xml:space="preserve"> et al. </w:t>
      </w:r>
      <w:ins w:id="228" w:author="Author" w:date="2023-09-15T18:27:00Z">
        <w:r w:rsidR="001C6A37">
          <w:t>[</w:t>
        </w:r>
      </w:ins>
      <w:r>
        <w:t>40] propose an integrated transient model approach for simulating the operation of transmission grids. The transient process in transmission grids is further examined by Liu [41</w:t>
      </w:r>
      <w:ins w:id="229" w:author="Author" w:date="2023-09-15T18:27:00Z">
        <w:r w:rsidR="001C6A37">
          <w:t>]</w:t>
        </w:r>
      </w:ins>
      <w:r>
        <w:t xml:space="preserve">. </w:t>
      </w:r>
      <w:proofErr w:type="spellStart"/>
      <w:r>
        <w:t>Riepin</w:t>
      </w:r>
      <w:proofErr w:type="spellEnd"/>
      <w:r>
        <w:t xml:space="preserve"> et al. </w:t>
      </w:r>
      <w:ins w:id="230" w:author="Author" w:date="2023-09-20T10:40:00Z">
        <w:r w:rsidR="009D537E">
          <w:t>[</w:t>
        </w:r>
      </w:ins>
      <w:r>
        <w:t xml:space="preserve">42] develop in their study an adaptive robust </w:t>
      </w:r>
      <w:proofErr w:type="spellStart"/>
      <w:r>
        <w:t>optimzation</w:t>
      </w:r>
      <w:proofErr w:type="spellEnd"/>
      <w:r>
        <w:t xml:space="preserve"> model for transmission grid expansion planning. Chiang and Zavala [43] investigate the interconnection between gas and power transmission grids. O'Donoghue et al. [44] examine transmission pipelines' resistance to high-pressure levels. Liu et al. </w:t>
      </w:r>
      <w:ins w:id="231" w:author="Author" w:date="2023-09-18T06:51:00Z">
        <w:r w:rsidR="00DF0F55">
          <w:t>[</w:t>
        </w:r>
      </w:ins>
      <w:r>
        <w:t xml:space="preserve">45] study aspects of supply security in detail. With regard to the distribution grid level, </w:t>
      </w:r>
      <w:proofErr w:type="spellStart"/>
      <w:r>
        <w:t>Herr</w:t>
      </w:r>
      <w:r>
        <w:t>á</w:t>
      </w:r>
      <w:r>
        <w:t>n</w:t>
      </w:r>
      <w:proofErr w:type="spellEnd"/>
      <w:r>
        <w:t>-Gonz</w:t>
      </w:r>
      <w:r>
        <w:t>á</w:t>
      </w:r>
      <w:r>
        <w:t xml:space="preserve">lez et al. [46] provide a comprehensive review on the modeling and simulation of gas grids. Barati et al. </w:t>
      </w:r>
      <w:ins w:id="232" w:author="Author" w:date="2023-09-15T18:27:00Z">
        <w:r w:rsidR="001C6A37">
          <w:t>[</w:t>
        </w:r>
      </w:ins>
      <w:r>
        <w:t>47</w:t>
      </w:r>
      <w:ins w:id="233" w:author="Author" w:date="2023-09-15T18:27:00Z">
        <w:r w:rsidR="001C6A37">
          <w:t>]</w:t>
        </w:r>
      </w:ins>
      <w:r>
        <w:t xml:space="preserve">. propose an integrated framework for grid expansion planning. Giehl et al. [48] examine the impact of the decarbonization on gas distribution grids. Zwickl-Bernhard and Auer [49] present alternative supply options to natural gas distribution grids. Keogh et al. </w:t>
      </w:r>
      <w:ins w:id="234" w:author="Author" w:date="2023-09-15T18:27:00Z">
        <w:r w:rsidR="001C6A37">
          <w:t>[</w:t>
        </w:r>
      </w:ins>
      <w:r>
        <w:t>50</w:t>
      </w:r>
      <w:ins w:id="235" w:author="Author" w:date="2023-09-15T18:27:00Z">
        <w:r w:rsidR="001C6A37">
          <w:t>]</w:t>
        </w:r>
      </w:ins>
      <w:r>
        <w:t xml:space="preserve"> review technical and modeling studies of renewable gas generation and injection into the distribution grid. The same authors present also a techno-economic case study for renewable gas injection into the distribution grid in [50]. Abeysekera et al. [51] analyze the injection of renewable gas in low-pressure gas grids from a technical perspective in detail. Mertins et al. [52] examine the competition between renewable gas and hydrogen injection into distribution grids. Repurposing of natural gas pipelines for hydrogen transport is assessed by </w:t>
      </w:r>
      <w:proofErr w:type="spellStart"/>
      <w:r>
        <w:t>Cerniauskas</w:t>
      </w:r>
      <w:proofErr w:type="spellEnd"/>
      <w:r>
        <w:t xml:space="preserve"> et al. [53</w:t>
      </w:r>
      <w:ins w:id="236" w:author="Author" w:date="2023-09-18T06:52:00Z">
        <w:r w:rsidR="00750625">
          <w:t>]</w:t>
        </w:r>
      </w:ins>
      <w:r>
        <w:t xml:space="preserve">. An overview of the modeling of hydrogen grids is given by </w:t>
      </w:r>
      <w:proofErr w:type="spellStart"/>
      <w:r>
        <w:t>Reu</w:t>
      </w:r>
      <w:r>
        <w:t>ß</w:t>
      </w:r>
      <w:proofErr w:type="spellEnd"/>
      <w:r>
        <w:t xml:space="preserve"> et al. [54].</w:t>
      </w:r>
    </w:p>
    <w:p w14:paraId="1F8B7518" w14:textId="0DCE17C4" w:rsidR="001B1805" w:rsidRDefault="00372C4F">
      <w:pPr>
        <w:spacing w:after="240"/>
      </w:pPr>
      <w:r>
        <w:t xml:space="preserve">Finally, the modeling contributions of the open-source community subject of gas grids are discussed. In principle, </w:t>
      </w:r>
      <w:ins w:id="237" w:author="Author" w:date="2023-09-15T18:28:00Z">
        <w:r w:rsidR="001C6A37">
          <w:t xml:space="preserve">in a trend that is also continuing in the area of gas grids, </w:t>
        </w:r>
      </w:ins>
      <w:r>
        <w:t xml:space="preserve">open-source approaches are becoming increasingly important in energy system analysis [55]. </w:t>
      </w:r>
      <w:del w:id="238" w:author="Author" w:date="2023-09-15T18:28:00Z">
        <w:r w:rsidDel="001C6A37">
          <w:delText xml:space="preserve">This trend is also continuing in the area of gas grids. </w:delText>
        </w:r>
      </w:del>
      <w:r>
        <w:t>For instance, Schmidt et al. [56] provide a set of publicly available gas grid instances that can be used by researchers in the field of gas transport. Pluta et al. [57] present an approach for developing an open-source model of the gas transport grid in Europe. Nevertheless, data</w:t>
      </w:r>
      <w:ins w:id="239" w:author="Author" w:date="2023-09-15T18:29:00Z">
        <w:r w:rsidR="001C6A37">
          <w:t>, with isolated exceptions</w:t>
        </w:r>
      </w:ins>
      <w:ins w:id="240" w:author="Author" w:date="2023-09-15T18:30:00Z">
        <w:r w:rsidR="001C6A37">
          <w:t>, e.g., for the transmission grid (see [58] for open-source data on the European transmission gas grid) or for the Belgian gas grid in [59]</w:t>
        </w:r>
      </w:ins>
      <w:ins w:id="241" w:author="Author" w:date="2023-09-15T18:29:00Z">
        <w:r w:rsidR="001C6A37">
          <w:t>,</w:t>
        </w:r>
      </w:ins>
      <w:r>
        <w:t xml:space="preserve"> on natural gas grids in particular are rarely made publicly available</w:t>
      </w:r>
      <w:del w:id="242" w:author="Author" w:date="2023-09-15T18:29:00Z">
        <w:r w:rsidDel="001C6A37">
          <w:delText>. There are isolated exceptions</w:delText>
        </w:r>
      </w:del>
      <w:del w:id="243" w:author="Author" w:date="2023-09-15T18:30:00Z">
        <w:r w:rsidDel="001C6A37">
          <w:delText>, e.g. for the transmission grid (see [58] for open-source data on the European transmission gas grid) or for the Belgian gas grid in [59]</w:delText>
        </w:r>
      </w:del>
      <w:r>
        <w:t>. However, there is often an advantage for those who have this information (e.g., gas grid operators) to scientific researchers and other third</w:t>
      </w:r>
      <w:ins w:id="244" w:author="Author" w:date="2023-09-20T10:07:00Z">
        <w:r w:rsidR="0007282A">
          <w:t xml:space="preserve"> </w:t>
        </w:r>
      </w:ins>
      <w:del w:id="245" w:author="Author" w:date="2023-09-20T10:07:00Z">
        <w:r w:rsidDel="0007282A">
          <w:delText>-</w:delText>
        </w:r>
      </w:del>
      <w:r>
        <w:t>parties, particularly with analyses at the distribution grid level.</w:t>
      </w:r>
    </w:p>
    <w:p w14:paraId="4417DE47" w14:textId="77777777" w:rsidR="001B1805" w:rsidRDefault="00372C4F">
      <w:pPr>
        <w:spacing w:before="240" w:line="330" w:lineRule="exact"/>
      </w:pPr>
      <w:r>
        <w:rPr>
          <w:b/>
          <w:sz w:val="33"/>
        </w:rPr>
        <w:t>Regulatory of decarbonized gas grids</w:t>
      </w:r>
    </w:p>
    <w:p w14:paraId="62B72B59" w14:textId="0A8FF885" w:rsidR="001B1805" w:rsidRDefault="00372C4F">
      <w:pPr>
        <w:spacing w:after="240"/>
      </w:pPr>
      <w:r>
        <w:t xml:space="preserve">Not much has been published on how to regulate decarbonized gas grids. In particular, there is, to the best of the author's knowledge, a lack of literature on gas grid costs and end customers tariff schemes. The need for more research on the regulation of gas grids in the future is however mentioned in several studies already. Khatiwada et al. </w:t>
      </w:r>
      <w:ins w:id="246" w:author="Author" w:date="2023-09-17T14:01:00Z">
        <w:r w:rsidR="00EE5D74">
          <w:t>[</w:t>
        </w:r>
      </w:ins>
      <w:r>
        <w:t xml:space="preserve">35] emphasize that the energy system decarbonization requires new rules and regulation of gas grids as well as restructuring of gas markets. </w:t>
      </w:r>
      <w:proofErr w:type="spellStart"/>
      <w:r>
        <w:t>Erdener</w:t>
      </w:r>
      <w:proofErr w:type="spellEnd"/>
      <w:r>
        <w:t xml:space="preserve"> </w:t>
      </w:r>
      <w:ins w:id="247" w:author="Author" w:date="2023-09-17T14:01:00Z">
        <w:r w:rsidR="00EE5D74">
          <w:t>[</w:t>
        </w:r>
      </w:ins>
      <w:r>
        <w:t xml:space="preserve">60] reviews literature on the regulation of gas grids with focus on the blending of hydrogen. </w:t>
      </w:r>
      <w:ins w:id="248" w:author="Author" w:date="2023-09-17T14:02:00Z">
        <w:r w:rsidR="00EE5D74">
          <w:t>Where overall, there is a growing trend for gas grid operators and regulators to look beyond short-term forecasts of gas grid tariffs to long-term forecasts (e.g., up to 2050), re</w:t>
        </w:r>
      </w:ins>
      <w:del w:id="249" w:author="Author" w:date="2023-09-17T14:02:00Z">
        <w:r w:rsidDel="00EE5D74">
          <w:delText>Re</w:delText>
        </w:r>
      </w:del>
      <w:r>
        <w:t xml:space="preserve">cently, the European Commission published a proposal on markets for renewable and natural gases and for hydrogen </w:t>
      </w:r>
      <w:ins w:id="250" w:author="Author" w:date="2023-09-17T14:01:00Z">
        <w:r w:rsidR="00EE5D74">
          <w:t>[</w:t>
        </w:r>
      </w:ins>
      <w:r>
        <w:t>61</w:t>
      </w:r>
      <w:ins w:id="251" w:author="Author" w:date="2023-09-17T14:01:00Z">
        <w:r w:rsidR="00EE5D74">
          <w:t>]</w:t>
        </w:r>
      </w:ins>
      <w:r>
        <w:t>.</w:t>
      </w:r>
      <w:del w:id="252" w:author="Author" w:date="2023-09-17T14:01:00Z">
        <w:r w:rsidDel="00EE5D74">
          <w:delText xml:space="preserve"> Overall, there is a growing trend for gas grid operators and regulators to look beyond short-term forecasts of gas grid tariffs to long-term forecasts (e.g., up to 2050)</w:delText>
        </w:r>
      </w:del>
      <w:del w:id="253" w:author="Author" w:date="2023-09-18T06:54:00Z">
        <w:r w:rsidDel="00CA1A85">
          <w:delText>.</w:delText>
        </w:r>
      </w:del>
      <w:r>
        <w:t xml:space="preserve"> In this context, the report of the French Energy Regulatory [62] deals with the </w:t>
      </w:r>
      <w:r>
        <w:lastRenderedPageBreak/>
        <w:t xml:space="preserve">French gas grid in the context of decarbonized </w:t>
      </w:r>
      <w:commentRangeStart w:id="254"/>
      <w:r>
        <w:t>energy systems 2030 and 2050</w:t>
      </w:r>
      <w:commentRangeEnd w:id="254"/>
      <w:r w:rsidR="001C6A37">
        <w:rPr>
          <w:rStyle w:val="CommentReference"/>
        </w:rPr>
        <w:commentReference w:id="254"/>
      </w:r>
      <w:r>
        <w:t xml:space="preserve">. </w:t>
      </w:r>
      <w:proofErr w:type="spellStart"/>
      <w:r>
        <w:t>Bouacida</w:t>
      </w:r>
      <w:proofErr w:type="spellEnd"/>
      <w:r>
        <w:t xml:space="preserve"> et al. </w:t>
      </w:r>
      <w:ins w:id="255" w:author="Author" w:date="2023-09-15T18:32:00Z">
        <w:r w:rsidR="001C6A37">
          <w:t>[</w:t>
        </w:r>
      </w:ins>
      <w:r>
        <w:t xml:space="preserve">63] study the impact of the decarbonization on the gas grid costs in France and Germany. Zwickl-Bernhard et al. </w:t>
      </w:r>
      <w:ins w:id="256" w:author="Author" w:date="2023-09-15T18:32:00Z">
        <w:r w:rsidR="001C6A37">
          <w:t>[</w:t>
        </w:r>
      </w:ins>
      <w:r>
        <w:t>64</w:t>
      </w:r>
      <w:ins w:id="257" w:author="Author" w:date="2023-09-15T18:32:00Z">
        <w:r w:rsidR="001C6A37">
          <w:t>]</w:t>
        </w:r>
      </w:ins>
      <w:r>
        <w:t xml:space="preserve"> show the need for socialization of increasing gas grid costs among remaining end customers.</w:t>
      </w:r>
    </w:p>
    <w:p w14:paraId="2806E234" w14:textId="1778C109" w:rsidR="001B1805" w:rsidRDefault="00372C4F">
      <w:pPr>
        <w:spacing w:after="240"/>
      </w:pPr>
      <w:r>
        <w:t xml:space="preserve">In addition, the literature on the design of grid tariffs in decarbonized electricity grids, for example, can provide useful information, although of course they face a fundamentally different situation with a significant increase in demand and associated end customer numbers expected. Peterson and Ros </w:t>
      </w:r>
      <w:ins w:id="258" w:author="Author" w:date="2023-09-15T18:32:00Z">
        <w:r w:rsidR="001C6A37">
          <w:t>[</w:t>
        </w:r>
      </w:ins>
      <w:r>
        <w:t>65</w:t>
      </w:r>
      <w:ins w:id="259" w:author="Author" w:date="2023-09-15T18:32:00Z">
        <w:r w:rsidR="001C6A37">
          <w:t>]</w:t>
        </w:r>
      </w:ins>
      <w:r>
        <w:t xml:space="preserve"> provide a broad discussion on the regulation of electricity grids in the future. Fulli et al. [66] elaborate on the impact of electricity grid regulatory on electricity markets. Morell </w:t>
      </w:r>
      <w:proofErr w:type="spellStart"/>
      <w:r>
        <w:t>Dameto</w:t>
      </w:r>
      <w:proofErr w:type="spellEnd"/>
      <w:r>
        <w:t xml:space="preserve"> et al. [67] study electricity grid tariffs in the context of the energy system decarbonization.</w:t>
      </w:r>
    </w:p>
    <w:p w14:paraId="2B20BBCF" w14:textId="77777777" w:rsidR="001B1805" w:rsidRDefault="00372C4F">
      <w:pPr>
        <w:spacing w:before="240" w:line="330" w:lineRule="exact"/>
      </w:pPr>
      <w:r>
        <w:rPr>
          <w:b/>
          <w:sz w:val="33"/>
        </w:rPr>
        <w:t>Novelties</w:t>
      </w:r>
    </w:p>
    <w:p w14:paraId="21D1C2A7" w14:textId="0101850D" w:rsidR="001B1805" w:rsidDel="00DA1679" w:rsidRDefault="00372C4F" w:rsidP="00DA1679">
      <w:pPr>
        <w:spacing w:after="240"/>
        <w:rPr>
          <w:del w:id="260" w:author="Author" w:date="2023-09-16T20:19:00Z"/>
        </w:rPr>
      </w:pPr>
      <w:r>
        <w:t xml:space="preserve">The novelties of the present paper with respect to the existing literature described above can be summarized as follows: - </w:t>
      </w:r>
      <w:ins w:id="261" w:author="Author" w:date="2023-09-16T20:18:00Z">
        <w:r w:rsidR="00B03AD3">
          <w:t>With the possible development of gas pipeline lengths, transport volumes,</w:t>
        </w:r>
        <w:r w:rsidR="005A4329">
          <w:t xml:space="preserve"> and refurbishment investments </w:t>
        </w:r>
        <w:r w:rsidR="00B03AD3">
          <w:t>as shown by examining four decarbonization scenarios ranging from massive electrification to continued strong use of natural gas based on renewable energy</w:t>
        </w:r>
      </w:ins>
      <w:ins w:id="262" w:author="Author" w:date="2023-09-16T20:19:00Z">
        <w:r w:rsidR="00B03AD3">
          <w:t>, a</w:t>
        </w:r>
      </w:ins>
      <w:del w:id="263" w:author="Author" w:date="2023-09-16T20:19:00Z">
        <w:r w:rsidDel="00DA1679">
          <w:delText>A</w:delText>
        </w:r>
      </w:del>
      <w:r>
        <w:t xml:space="preserve"> detailed techno-economic analysis of the Austrian natural gas grid up to 2040 is carried out under the assumption of decarbonizing the entire energy system. </w:t>
      </w:r>
      <w:del w:id="264" w:author="Author" w:date="2023-09-16T20:19:00Z">
        <w:r w:rsidDel="00DA1679">
          <w:delText>The</w:delText>
        </w:r>
      </w:del>
      <w:del w:id="265" w:author="Author" w:date="2023-09-16T20:18:00Z">
        <w:r w:rsidDel="00B03AD3">
          <w:delText xml:space="preserve"> possible development of gas pipeline lengths, transport volumes, and refurbishment investments is shown by examining four decarbonization scenarios ranging from massive electrification to continued strong use of natural gas based on renewable energy</w:delText>
        </w:r>
      </w:del>
      <w:del w:id="266" w:author="Author" w:date="2023-09-16T20:19:00Z">
        <w:r w:rsidDel="00DA1679">
          <w:delText>.</w:delText>
        </w:r>
      </w:del>
    </w:p>
    <w:p w14:paraId="1E651687" w14:textId="77777777" w:rsidR="00DA1679" w:rsidRDefault="00DA1679">
      <w:pPr>
        <w:spacing w:after="240"/>
        <w:rPr>
          <w:ins w:id="267" w:author="Author" w:date="2023-09-16T20:19:00Z"/>
        </w:rPr>
      </w:pPr>
    </w:p>
    <w:p w14:paraId="07253AF7" w14:textId="77777777" w:rsidR="001B1805" w:rsidRDefault="00372C4F">
      <w:pPr>
        <w:spacing w:after="240"/>
        <w:pPrChange w:id="268" w:author="Author" w:date="2023-09-16T20:19:00Z">
          <w:pPr>
            <w:numPr>
              <w:numId w:val="3"/>
            </w:numPr>
            <w:tabs>
              <w:tab w:val="num" w:pos="720"/>
            </w:tabs>
            <w:spacing w:after="240"/>
            <w:ind w:left="720" w:hanging="360"/>
          </w:pPr>
        </w:pPrChange>
      </w:pPr>
      <w:r>
        <w:t>The proposed analysis emphasizes the spatial granularity in modeling the natural gas grid. More precisely, the Austrian gas grid is represented by 657 generation and demand nodes and 738 gas pipeline sections. In doing so, the analysis provides relevant insights for transmission pipelines (as most of the analyses of scientific researchers and other third parties do) and distribution pipelines at the high- and mid-pressure grid levels.</w:t>
      </w:r>
    </w:p>
    <w:p w14:paraId="3A53D558" w14:textId="2BA14DB9" w:rsidR="001B1805" w:rsidRDefault="00372C4F">
      <w:pPr>
        <w:numPr>
          <w:ilvl w:val="0"/>
          <w:numId w:val="3"/>
        </w:numPr>
        <w:spacing w:after="240"/>
      </w:pPr>
      <w:r>
        <w:t>T</w:t>
      </w:r>
      <w:ins w:id="269" w:author="Author" w:date="2023-09-16T20:20:00Z">
        <w:r w:rsidR="00D502D2">
          <w:t>he cost of using the decarbonized Austrian gas grid in 2040 for the end customer is given based on the average grid costs, t</w:t>
        </w:r>
      </w:ins>
      <w:r>
        <w:t>aking into account the aging of the existing gas grid and the resulting need for replacement investments in pipelines, as well as the possibility of decommissioning parts of the gas grid that are no longer used</w:t>
      </w:r>
      <w:del w:id="270" w:author="Author" w:date="2023-09-16T20:20:00Z">
        <w:r w:rsidDel="00D502D2">
          <w:delText>,</w:delText>
        </w:r>
      </w:del>
      <w:del w:id="271" w:author="Author" w:date="2023-09-16T20:19:00Z">
        <w:r w:rsidDel="00D502D2">
          <w:delText xml:space="preserve"> the cost of using the decarbonized Austrian gas grid in 2040 for the end customer is given based on the average grid costs</w:delText>
        </w:r>
      </w:del>
      <w:r>
        <w:t>.</w:t>
      </w:r>
    </w:p>
    <w:p w14:paraId="3D2C72FA" w14:textId="0631E823" w:rsidR="001B1805" w:rsidRDefault="00372C4F">
      <w:pPr>
        <w:numPr>
          <w:ilvl w:val="0"/>
          <w:numId w:val="3"/>
        </w:numPr>
        <w:spacing w:after="240"/>
      </w:pPr>
      <w:r>
        <w:t>The methodological extension of an existing gas grid model by an alternative supply option (e.g., trucking and on-site gas storage)</w:t>
      </w:r>
      <w:ins w:id="272" w:author="Author" w:date="2023-09-15T18:34:00Z">
        <w:r w:rsidR="008E5B04">
          <w:t>, an aspect which will contribute to the expected discussion on the economic efficiency of existing natural gas grids as energy systems are decarbonized and demand for natural gas declines,</w:t>
        </w:r>
      </w:ins>
      <w:r>
        <w:t xml:space="preserve"> allows investigating the techno-economic trade-off between the expected oversized and thus underutilized or even replaced gas pipelines of decarbonized gas grids and off-grid solutions. </w:t>
      </w:r>
      <w:del w:id="273" w:author="Author" w:date="2023-09-15T18:35:00Z">
        <w:r w:rsidDel="008E5B04">
          <w:delText>This</w:delText>
        </w:r>
      </w:del>
      <w:del w:id="274" w:author="Author" w:date="2023-09-15T18:34:00Z">
        <w:r w:rsidDel="008E5B04">
          <w:delText xml:space="preserve"> aspect will contribute to the expected discussion on the economic efficiency of existing natural gas grids as energy systems are decarbonized and demand for natural gas declines</w:delText>
        </w:r>
      </w:del>
      <w:del w:id="275" w:author="Author" w:date="2023-09-15T18:35:00Z">
        <w:r w:rsidDel="008E5B04">
          <w:delText>.</w:delText>
        </w:r>
      </w:del>
    </w:p>
    <w:p w14:paraId="6D43AAC6" w14:textId="77777777" w:rsidR="001B1805" w:rsidRDefault="00372C4F">
      <w:pPr>
        <w:spacing w:before="360" w:line="420" w:lineRule="exact"/>
      </w:pPr>
      <w:r>
        <w:rPr>
          <w:b/>
          <w:sz w:val="42"/>
        </w:rPr>
        <w:lastRenderedPageBreak/>
        <w:t>Method</w:t>
      </w:r>
    </w:p>
    <w:p w14:paraId="57FB527B" w14:textId="1F262C76" w:rsidR="001B1805" w:rsidRDefault="00372C4F">
      <w:pPr>
        <w:spacing w:after="240"/>
      </w:pPr>
      <w:r>
        <w:t xml:space="preserve">This section describes the methodology of the paper. First, in Section 3.1, the optimization model used is explained in detail. The focus is thereby on the mathematical formulation. </w:t>
      </w:r>
      <w:commentRangeStart w:id="276"/>
      <w:r>
        <w:t>However, where meaningful, qualitative explanations are added to give the reader a more complete understanding of the model</w:t>
      </w:r>
      <w:commentRangeEnd w:id="276"/>
      <w:r w:rsidR="0014760B">
        <w:rPr>
          <w:rStyle w:val="CommentReference"/>
        </w:rPr>
        <w:commentReference w:id="276"/>
      </w:r>
      <w:r>
        <w:t>. These qualitative explanations are used in particular to describe the main decision made by the model between maintaining operation, decommissioning or making replacement investment in existing gas grid pipelines. In Section 3.2 the gas grid in Austria, which serves as the case study in this paper</w:t>
      </w:r>
      <w:ins w:id="277" w:author="Author" w:date="2023-09-17T14:06:00Z">
        <w:r w:rsidR="00611B15">
          <w:t>,</w:t>
        </w:r>
      </w:ins>
      <w:r>
        <w:t xml:space="preserve"> is presented. Finally, in Section 3.3</w:t>
      </w:r>
      <w:del w:id="278" w:author="Author" w:date="2023-09-20T10:36:00Z">
        <w:r w:rsidDel="00183C0B">
          <w:delText xml:space="preserve"> </w:delText>
        </w:r>
      </w:del>
      <w:r>
        <w:t xml:space="preserve">, the four different scenarios are shown </w:t>
      </w:r>
      <m:oMath>
        <m:sSup>
          <m:sSupPr>
            <m:ctrlPr>
              <w:rPr>
                <w:rFonts w:ascii="Cambria Math" w:hAnsi="Cambria Math"/>
              </w:rPr>
            </m:ctrlPr>
          </m:sSupPr>
          <m:e>
            <m:r>
              <w:rPr>
                <w:rFonts w:ascii="Cambria Math" w:hAnsi="Cambria Math"/>
              </w:rPr>
              <m:t xml:space="preserve"> </m:t>
            </m:r>
          </m:e>
          <m:sup>
            <m:r>
              <m:rPr>
                <m:sty m:val="p"/>
              </m:rPr>
              <w:rPr>
                <w:rFonts w:ascii="Cambria Math" w:hAnsi="Cambria Math"/>
              </w:rPr>
              <m:t>1</m:t>
            </m:r>
          </m:sup>
        </m:sSup>
      </m:oMath>
    </w:p>
    <w:p w14:paraId="5F982FE5" w14:textId="77777777" w:rsidR="001B1805" w:rsidRDefault="00372C4F">
      <w:pPr>
        <w:spacing w:before="240" w:line="330" w:lineRule="exact"/>
      </w:pPr>
      <w:r>
        <w:rPr>
          <w:b/>
          <w:sz w:val="33"/>
        </w:rPr>
        <w:t>Optimization model</w:t>
      </w:r>
    </w:p>
    <w:p w14:paraId="6C723DA7" w14:textId="122B5343" w:rsidR="001B1805" w:rsidRDefault="00372C4F">
      <w:pPr>
        <w:spacing w:after="240"/>
      </w:pPr>
      <w:r>
        <w:t>The optimization model used</w:t>
      </w:r>
      <w:ins w:id="279" w:author="Author" w:date="2023-09-15T18:36:00Z">
        <w:r w:rsidR="008E5B04">
          <w:t>, which is an optimal solution finding the economic trade-off between the capital and operating costs of the grid (mainly pipeline costs) and the revenues for meeting gas demand through the grid,</w:t>
        </w:r>
      </w:ins>
      <w:r>
        <w:t xml:space="preserve"> is based on the model described in </w:t>
      </w:r>
      <w:ins w:id="280" w:author="Author" w:date="2023-09-15T18:35:00Z">
        <w:r w:rsidR="008E5B04">
          <w:t>[</w:t>
        </w:r>
      </w:ins>
      <w:r>
        <w:t>64</w:t>
      </w:r>
      <w:ins w:id="281" w:author="Author" w:date="2023-09-15T18:35:00Z">
        <w:r w:rsidR="008E5B04">
          <w:t>]</w:t>
        </w:r>
      </w:ins>
      <w:r>
        <w:t xml:space="preserve">. The original model is a graph-based linear optimization model with the objective of minimizing total system costs from the perspective of the gas grid operator. </w:t>
      </w:r>
      <w:del w:id="282" w:author="Author" w:date="2023-09-15T18:36:00Z">
        <w:r w:rsidDel="008E5B04">
          <w:delText xml:space="preserve">The optimal solution finds the economic trade-off between the capital and operating costs of the grid (mainly pipeline costs) and the revenues for meeting gas demand through the grid. </w:delText>
        </w:r>
      </w:del>
      <w:r>
        <w:t xml:space="preserve">These revenues are generated on the basis of the predefined grid charge and the volume of gas demand met. In the graphical representation of the grid in the model, gas demand is assigned to nodes and pipelines are represented by lines. </w:t>
      </w:r>
      <w:ins w:id="283" w:author="Author" w:date="2023-09-15T18:54:00Z">
        <w:r w:rsidR="00507E6A">
          <w:t>With other energy sources not considered, the</w:t>
        </w:r>
      </w:ins>
      <w:del w:id="284" w:author="Author" w:date="2023-09-15T18:54:00Z">
        <w:r w:rsidDel="00507E6A">
          <w:delText>The</w:delText>
        </w:r>
      </w:del>
      <w:r>
        <w:t xml:space="preserve"> model focuses only on the supply and transport of natural and renewable gas through the grid. </w:t>
      </w:r>
      <w:del w:id="285" w:author="Author" w:date="2023-09-15T18:54:00Z">
        <w:r w:rsidDel="00507E6A">
          <w:delText xml:space="preserve">Other energy sources are not considered. </w:delText>
        </w:r>
      </w:del>
      <w:r>
        <w:t>Compared to the original model, further fundamental functionalities have been added that are necessary to answer the research questions posed here. The new functionalities relate to:</w:t>
      </w:r>
    </w:p>
    <w:p w14:paraId="75B42B39" w14:textId="614DAFA9" w:rsidR="001B1805" w:rsidRDefault="00372C4F">
      <w:pPr>
        <w:numPr>
          <w:ilvl w:val="0"/>
          <w:numId w:val="4"/>
        </w:numPr>
      </w:pPr>
      <w:r>
        <w:t>The consideration of alternative supply options, such as trucking and on</w:t>
      </w:r>
      <w:ins w:id="286" w:author="Author" w:date="2023-09-20T10:12:00Z">
        <w:r w:rsidR="007261A8">
          <w:t>-site</w:t>
        </w:r>
      </w:ins>
      <w:del w:id="287" w:author="Author" w:date="2023-09-20T10:12:00Z">
        <w:r w:rsidDel="007261A8">
          <w:delText>site</w:delText>
        </w:r>
      </w:del>
      <w:r>
        <w:t xml:space="preserve"> storage, and their costs in the objective function. This allows the</w:t>
      </w:r>
    </w:p>
    <w:p w14:paraId="1BEB17C7" w14:textId="77777777" w:rsidR="001B1805" w:rsidRDefault="00372C4F">
      <w:r>
        <w:t xml:space="preserve"> model to bypass the use of pipelines to supply very small volumes (e.g., compared to their maximum transport capacity) in the grid at the expense of the cost of the truck, including transport and storage. This change in the objective function also replaces the previously mentioned idea of revenues generated by the grid charge.</w:t>
      </w:r>
      <w:r>
        <w:br/>
      </w:r>
    </w:p>
    <w:p w14:paraId="24FC00B1" w14:textId="77777777" w:rsidR="001B1805" w:rsidRDefault="00372C4F">
      <w:pPr>
        <w:numPr>
          <w:ilvl w:val="0"/>
          <w:numId w:val="5"/>
        </w:numPr>
        <w:spacing w:after="240"/>
      </w:pPr>
      <w:r>
        <w:t>The possibility of decommissioning existing pipelines before their technical lifetime in order to save on maintenance and fixed costs, for example for the low utilized pipelines mentioned above.</w:t>
      </w:r>
    </w:p>
    <w:p w14:paraId="72B34025" w14:textId="75D11E8A" w:rsidR="001B1805" w:rsidRDefault="00372C4F">
      <w:pPr>
        <w:numPr>
          <w:ilvl w:val="0"/>
          <w:numId w:val="5"/>
        </w:numPr>
        <w:spacing w:after="240"/>
      </w:pPr>
      <w:r>
        <w:t>The integration and recompression of biomethane in the grid. This allows the model to transport biomethane from the mid-pressure to the high</w:t>
      </w:r>
      <w:ins w:id="288" w:author="Author" w:date="2023-09-15T18:37:00Z">
        <w:r w:rsidR="008E5B04">
          <w:t>-</w:t>
        </w:r>
      </w:ins>
      <w:r>
        <w:t>pressure grid level and makes the use of biomethane in the grid more flexible.</w:t>
      </w:r>
    </w:p>
    <w:p w14:paraId="61B0ADF8" w14:textId="36D204C3" w:rsidR="001B1805" w:rsidRDefault="00372C4F">
      <w:pPr>
        <w:spacing w:after="240"/>
      </w:pPr>
      <w:r>
        <w:t xml:space="preserve">Before the objective function of the model and the main functionalities and constraints are described in detail (including a more comprehensive description of the new functionalities), </w:t>
      </w:r>
      <w:del w:id="289" w:author="Author" w:date="2023-09-15T18:37:00Z">
        <w:r w:rsidDel="008E5B04">
          <w:delText xml:space="preserve">the </w:delText>
        </w:r>
      </w:del>
      <w:r>
        <w:t>Figure 1 gives a first overview of the model.</w:t>
      </w:r>
    </w:p>
    <w:p w14:paraId="520EFDE7" w14:textId="77777777" w:rsidR="001B1805" w:rsidRDefault="00372C4F">
      <w:pPr>
        <w:jc w:val="center"/>
      </w:pPr>
      <w:r>
        <w:rPr>
          <w:noProof/>
          <w:lang w:val="en-IN" w:eastAsia="ja-JP"/>
        </w:rPr>
        <w:lastRenderedPageBreak/>
        <w:drawing>
          <wp:inline distT="0" distB="0" distL="0" distR="0" wp14:anchorId="390CD7D4" wp14:editId="3CC0BC1A">
            <wp:extent cx="5486400" cy="3071063"/>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2023_09_14_8ee7960f0775a57ed0a7g-14.jpeg"/>
                    <pic:cNvPicPr/>
                  </pic:nvPicPr>
                  <pic:blipFill>
                    <a:blip r:embed="rId8" cstate="print"/>
                    <a:srcRect/>
                    <a:stretch>
                      <a:fillRect/>
                    </a:stretch>
                  </pic:blipFill>
                  <pic:spPr>
                    <a:xfrm>
                      <a:off x="0" y="0"/>
                      <a:ext cx="5486400" cy="3071063"/>
                    </a:xfrm>
                    <a:prstGeom prst="rect">
                      <a:avLst/>
                    </a:prstGeom>
                  </pic:spPr>
                </pic:pic>
              </a:graphicData>
            </a:graphic>
          </wp:inline>
        </w:drawing>
      </w:r>
    </w:p>
    <w:p w14:paraId="242F5598" w14:textId="77777777" w:rsidR="001B1805" w:rsidRDefault="00372C4F">
      <w:pPr>
        <w:spacing w:after="240"/>
      </w:pPr>
      <w:r>
        <w:t>Figure 1: Overview of the model showing which parameter inputs are used to make optimal decisions about the natural gas grid.</w:t>
      </w:r>
    </w:p>
    <w:p w14:paraId="46F3776B" w14:textId="55EC7117" w:rsidR="001B1805" w:rsidRDefault="008E5B04">
      <w:pPr>
        <w:spacing w:after="240"/>
      </w:pPr>
      <w:ins w:id="290" w:author="Author" w:date="2023-09-15T18:38:00Z">
        <w:r>
          <w:t>[</w:t>
        </w:r>
      </w:ins>
      <w:r w:rsidR="00372C4F">
        <w:t>39</w:t>
      </w:r>
      <w:ins w:id="291" w:author="Author" w:date="2023-09-15T18:38:00Z">
        <w:r>
          <w:t>]</w:t>
        </w:r>
      </w:ins>
      <w:r w:rsidR="00372C4F">
        <w:t xml:space="preserve"> It shows which input parameters are used to make optimal decisions about the grid. Optimality of the model's solution</w:t>
      </w:r>
      <w:ins w:id="292" w:author="Author" w:date="2023-09-15T18:38:00Z">
        <w:r>
          <w:t>, the decisions of which can be divided into two categories, namely gas grid and pipelines and gas volumes</w:t>
        </w:r>
      </w:ins>
      <w:ins w:id="293" w:author="Author" w:date="2023-09-15T18:39:00Z">
        <w:r>
          <w:t>,</w:t>
        </w:r>
      </w:ins>
      <w:r w:rsidR="00372C4F">
        <w:t xml:space="preserve"> determines whether to operate, decommission or replace investments in the grid's pipelines. </w:t>
      </w:r>
      <w:del w:id="294" w:author="Author" w:date="2023-09-15T18:39:00Z">
        <w:r w:rsidR="00372C4F" w:rsidDel="008E5B04">
          <w:delText>The</w:delText>
        </w:r>
      </w:del>
      <w:del w:id="295" w:author="Author" w:date="2023-09-15T18:38:00Z">
        <w:r w:rsidR="00372C4F" w:rsidDel="008E5B04">
          <w:delText xml:space="preserve"> model decisions can be divided into two categories, namely gas grid and pipelines and gas volumes</w:delText>
        </w:r>
      </w:del>
      <w:del w:id="296" w:author="Author" w:date="2023-09-15T18:39:00Z">
        <w:r w:rsidR="00372C4F" w:rsidDel="008E5B04">
          <w:delText xml:space="preserve">. </w:delText>
        </w:r>
      </w:del>
      <w:r w:rsidR="00372C4F">
        <w:t>For example, the gas grid and pipelines results include pipeline transport capacity up to 2040. The parameter inputs consist of information on the existing gas grid (e.g.</w:t>
      </w:r>
      <w:ins w:id="297" w:author="Author" w:date="2023-09-15T18:39:00Z">
        <w:r>
          <w:t>,</w:t>
        </w:r>
      </w:ins>
      <w:r w:rsidR="00372C4F">
        <w:t xml:space="preserve"> transport capacity and technical lifetime of pipelines), techno-economic assumptions on replacement investments and scenario-based developments in gas demand and renewable gas generation.</w:t>
      </w:r>
    </w:p>
    <w:p w14:paraId="05391D7D" w14:textId="77777777" w:rsidR="001B1805" w:rsidRDefault="00372C4F">
      <w:pPr>
        <w:spacing w:before="240" w:line="280" w:lineRule="exact"/>
      </w:pPr>
      <w:r>
        <w:rPr>
          <w:b/>
          <w:sz w:val="28"/>
        </w:rPr>
        <w:t>Objective of minimizing total grid costs</w:t>
      </w:r>
    </w:p>
    <w:p w14:paraId="7B2D012C" w14:textId="088BDCFE" w:rsidR="001B1805" w:rsidRDefault="00372C4F">
      <w:pPr>
        <w:spacing w:after="240"/>
      </w:pPr>
      <w:commentRangeStart w:id="298"/>
      <w:r>
        <w:t xml:space="preserve">The objective function, that aims to </w:t>
      </w:r>
      <w:del w:id="299" w:author="Author" w:date="2023-09-15T18:39:00Z">
        <w:r w:rsidDel="008E5B04">
          <w:delText xml:space="preserve">minimzing </w:delText>
        </w:r>
      </w:del>
      <w:ins w:id="300" w:author="Author" w:date="2023-09-18T07:46:00Z">
        <w:r w:rsidR="00A07AC9">
          <w:t>minimize</w:t>
        </w:r>
      </w:ins>
      <w:ins w:id="301" w:author="Author" w:date="2023-09-15T18:39:00Z">
        <w:r w:rsidR="008E5B04">
          <w:t xml:space="preserve"> </w:t>
        </w:r>
      </w:ins>
      <w:r>
        <w:t>total grid costs from the perspective of the gas grid operator is given in Equation 1</w:t>
      </w:r>
      <w:commentRangeEnd w:id="298"/>
      <w:r w:rsidR="008E5B04">
        <w:rPr>
          <w:rStyle w:val="CommentReference"/>
        </w:rPr>
        <w:commentReference w:id="298"/>
      </w:r>
      <w:ins w:id="302" w:author="Author" w:date="2023-09-15T18:39:00Z">
        <w:r w:rsidR="008E5B04">
          <w:t>.</w:t>
        </w:r>
      </w:ins>
      <w:r>
        <w:t xml:space="preserve"> Essentially, it consi</w:t>
      </w:r>
      <w:ins w:id="303" w:author="Author" w:date="2023-09-15T18:40:00Z">
        <w:r w:rsidR="008E5B04">
          <w:t>s</w:t>
        </w:r>
      </w:ins>
      <w:r>
        <w:t>ts of the costs of the grid supply using pipelines, and the costs of an alternative supply option (</w:t>
      </w:r>
      <w:proofErr w:type="spellStart"/>
      <w:r>
        <w:t>CoAS</w:t>
      </w:r>
      <w:proofErr w:type="spellEnd"/>
      <w:r>
        <w:t>) (off-grid supply).</w:t>
      </w:r>
    </w:p>
    <w:p w14:paraId="0893011B" w14:textId="77777777" w:rsidR="001B1805" w:rsidRDefault="00497247">
      <w:pPr>
        <w:spacing w:after="240"/>
      </w:pPr>
      <m:oMathPara>
        <m:oMath>
          <m:limLow>
            <m:limLowPr>
              <m:ctrlPr>
                <w:rPr>
                  <w:rFonts w:ascii="Cambria Math" w:hAnsi="Cambria Math"/>
                </w:rPr>
              </m:ctrlPr>
            </m:limLowPr>
            <m:e>
              <m:r>
                <m:rPr>
                  <m:sty m:val="p"/>
                </m:rPr>
                <w:rPr>
                  <w:rFonts w:ascii="Cambria Math" w:hAnsi="Cambria Math"/>
                </w:rPr>
                <m:t>min</m:t>
              </m:r>
            </m:e>
            <m:lim>
              <m:r>
                <w:rPr>
                  <w:rFonts w:ascii="Cambria Math" w:hAnsi="Cambria Math"/>
                </w:rPr>
                <m:t>x</m:t>
              </m:r>
            </m:lim>
          </m:limLow>
          <m:r>
            <m:rPr>
              <m:sty m:val="p"/>
            </m:rPr>
            <w:rPr>
              <w:rFonts w:ascii="Cambria Math" w:hAnsi="Cambria Math"/>
            </w:rPr>
            <m:t> </m:t>
          </m:r>
          <m:limLow>
            <m:limLowPr>
              <m:ctrlPr>
                <w:rPr>
                  <w:rFonts w:ascii="Cambria Math" w:hAnsi="Cambria Math"/>
                </w:rPr>
              </m:ctrlPr>
            </m:limLowPr>
            <m:e>
              <m:groupChr>
                <m:groupChrPr>
                  <m:ctrlPr>
                    <w:rPr>
                      <w:rFonts w:ascii="Cambria Math" w:hAnsi="Cambria Math"/>
                    </w:rPr>
                  </m:ctrlPr>
                </m:groupChrPr>
                <m:e>
                  <m:r>
                    <m:rPr>
                      <m:nor/>
                    </m:rPr>
                    <m:t> </m:t>
                  </m:r>
                  <m:r>
                    <m:rPr>
                      <m:nor/>
                    </m:rPr>
                    <m:t>Capex</m:t>
                  </m:r>
                  <m:r>
                    <m:rPr>
                      <m:nor/>
                    </m:rPr>
                    <m:t> </m:t>
                  </m:r>
                  <m:r>
                    <m:rPr>
                      <m:sty m:val="p"/>
                    </m:rPr>
                    <w:rPr>
                      <w:rFonts w:ascii="Cambria Math" w:hAnsi="Cambria Math"/>
                    </w:rPr>
                    <m:t>+</m:t>
                  </m:r>
                  <m:r>
                    <m:rPr>
                      <m:nor/>
                    </m:rPr>
                    <m:t> </m:t>
                  </m:r>
                  <m:r>
                    <m:rPr>
                      <m:nor/>
                    </m:rPr>
                    <m:t>Opex</m:t>
                  </m:r>
                  <m:r>
                    <m:rPr>
                      <m:nor/>
                    </m:rPr>
                    <m:t> </m:t>
                  </m:r>
                </m:e>
              </m:groupChr>
            </m:e>
            <m:lim>
              <m:r>
                <m:rPr>
                  <m:nor/>
                </m:rPr>
                <m:t>operation of pipelines</m:t>
              </m:r>
              <m:r>
                <m:rPr>
                  <m:nor/>
                </m:rPr>
                <m:t> </m:t>
              </m:r>
            </m:lim>
          </m:limLow>
          <m:r>
            <m:rPr>
              <m:sty m:val="p"/>
            </m:rPr>
            <w:rPr>
              <w:rFonts w:ascii="Cambria Math" w:hAnsi="Cambria Math"/>
            </w:rPr>
            <m:t>+</m:t>
          </m:r>
          <m:limLow>
            <m:limLowPr>
              <m:ctrlPr>
                <w:rPr>
                  <w:rFonts w:ascii="Cambria Math" w:hAnsi="Cambria Math"/>
                </w:rPr>
              </m:ctrlPr>
            </m:limLowPr>
            <m:e>
              <m:groupChr>
                <m:groupChrPr>
                  <m:ctrlPr>
                    <w:rPr>
                      <w:rFonts w:ascii="Cambria Math" w:hAnsi="Cambria Math"/>
                    </w:rPr>
                  </m:ctrlPr>
                </m:groupChrPr>
                <m:e>
                  <m:r>
                    <m:rPr>
                      <m:nor/>
                    </m:rPr>
                    <m:t> </m:t>
                  </m:r>
                  <m:r>
                    <m:rPr>
                      <m:nor/>
                    </m:rPr>
                    <m:t>CoAS</m:t>
                  </m:r>
                  <m:r>
                    <m:rPr>
                      <m:nor/>
                    </m:rPr>
                    <m:t> </m:t>
                  </m:r>
                </m:e>
              </m:groupChr>
            </m:e>
            <m:lim>
              <m:r>
                <m:rPr>
                  <m:nor/>
                </m:rPr>
                <m:t>off-grid supply</m:t>
              </m:r>
              <m:r>
                <m:rPr>
                  <m:nor/>
                </m:rPr>
                <m:t> </m:t>
              </m:r>
            </m:lim>
          </m:limLow>
        </m:oMath>
      </m:oMathPara>
    </w:p>
    <w:p w14:paraId="0A9E0FB3" w14:textId="77777777" w:rsidR="001B1805" w:rsidRDefault="00372C4F">
      <w:pPr>
        <w:spacing w:after="240"/>
      </w:pPr>
      <w:r>
        <w:t>The costs of the grid supply consist of capital costs (Capex) and operational costs (</w:t>
      </w:r>
      <w:proofErr w:type="spellStart"/>
      <w:r>
        <w:t>Opex</w:t>
      </w:r>
      <w:proofErr w:type="spellEnd"/>
      <w:r>
        <w:t xml:space="preserve">). </w:t>
      </w:r>
      <w:proofErr w:type="spellStart"/>
      <w:r>
        <w:t>CoAS</w:t>
      </w:r>
      <w:proofErr w:type="spellEnd"/>
      <w:r>
        <w:t xml:space="preserve"> considers the operational costs for the stand-alone supply option. All three costs components are explained in detail below:</w:t>
      </w:r>
    </w:p>
    <w:p w14:paraId="6CCD03EA" w14:textId="727BE263" w:rsidR="001B1805" w:rsidRDefault="00372C4F">
      <w:pPr>
        <w:numPr>
          <w:ilvl w:val="0"/>
          <w:numId w:val="6"/>
        </w:numPr>
        <w:spacing w:after="240"/>
      </w:pPr>
      <w:r>
        <w:t xml:space="preserve">Capex takes into account the capital cost of the gas pipelines in the grid. It includes the cost of imputed interest (i.e., the book value of the gas pipelines multiplied by the weighted average cost of capital (WACC)) and </w:t>
      </w:r>
      <w:ins w:id="304" w:author="Author" w:date="2023-09-15T18:57:00Z">
        <w:r w:rsidR="00121E59">
          <w:t xml:space="preserve">the </w:t>
        </w:r>
      </w:ins>
      <w:r>
        <w:t>annual depreciation of the investments made in pipelines.</w:t>
      </w:r>
    </w:p>
    <w:p w14:paraId="101C2990" w14:textId="77777777" w:rsidR="001B1805" w:rsidRDefault="00372C4F">
      <w:pPr>
        <w:numPr>
          <w:ilvl w:val="0"/>
          <w:numId w:val="6"/>
        </w:numPr>
        <w:spacing w:after="240"/>
      </w:pPr>
      <w:proofErr w:type="spellStart"/>
      <w:r>
        <w:lastRenderedPageBreak/>
        <w:t>Opex</w:t>
      </w:r>
      <w:proofErr w:type="spellEnd"/>
      <w:r>
        <w:t xml:space="preserve"> takes into account the fixed costs of maintaining the gas pipelines in the grid. It does not include the operating costs of the compressors in the gas grid.</w:t>
      </w:r>
    </w:p>
    <w:p w14:paraId="23732F0A" w14:textId="7426538D" w:rsidR="001B1805" w:rsidDel="00A06176" w:rsidRDefault="00372C4F" w:rsidP="00A06176">
      <w:pPr>
        <w:numPr>
          <w:ilvl w:val="0"/>
          <w:numId w:val="6"/>
        </w:numPr>
        <w:spacing w:after="240"/>
        <w:rPr>
          <w:del w:id="305" w:author="Author" w:date="2023-09-16T20:22:00Z"/>
        </w:rPr>
      </w:pPr>
      <w:proofErr w:type="spellStart"/>
      <w:r>
        <w:t>CoAS</w:t>
      </w:r>
      <w:proofErr w:type="spellEnd"/>
      <w:r>
        <w:t xml:space="preserve"> takes into account the cost of the off-grid and stand-alone supply of the gas demand. It is assumed that this alternative supply option is trucking combined with on-site gas storage. Consequently, </w:t>
      </w:r>
      <w:ins w:id="306" w:author="Author" w:date="2023-09-16T20:22:00Z">
        <w:r w:rsidR="00A06176">
          <w:t xml:space="preserve">and including the marginal cost of trucking and the marginal cost of on-site gas storage, </w:t>
        </w:r>
      </w:ins>
      <w:r>
        <w:t xml:space="preserve">from the perspective of the objective function, the gas demand not supplied by the grid is penalized with the marginal operating costs of the stand-alone supply option. </w:t>
      </w:r>
      <w:del w:id="307" w:author="Author" w:date="2023-09-16T20:22:00Z">
        <w:r w:rsidDel="00A06176">
          <w:delText>This includes the marginal cost of trucking and the marginal cost of on-site gas storage.</w:delText>
        </w:r>
      </w:del>
    </w:p>
    <w:p w14:paraId="096D43DA" w14:textId="77777777" w:rsidR="00A06176" w:rsidRDefault="00A06176" w:rsidP="00A06176">
      <w:pPr>
        <w:numPr>
          <w:ilvl w:val="0"/>
          <w:numId w:val="6"/>
        </w:numPr>
        <w:spacing w:after="240"/>
        <w:rPr>
          <w:ins w:id="308" w:author="Author" w:date="2023-09-16T20:22:00Z"/>
        </w:rPr>
      </w:pPr>
    </w:p>
    <w:p w14:paraId="14E04F2E" w14:textId="4B6D5110" w:rsidR="001B1805" w:rsidRDefault="00372C4F">
      <w:pPr>
        <w:spacing w:after="240"/>
        <w:ind w:left="360"/>
        <w:pPrChange w:id="309" w:author="Author" w:date="2023-09-16T20:22:00Z">
          <w:pPr>
            <w:spacing w:after="240"/>
          </w:pPr>
        </w:pPrChange>
      </w:pPr>
      <w:r>
        <w:t xml:space="preserve">Essentially, the optimization model finds the optimal solution between Capex and </w:t>
      </w:r>
      <w:proofErr w:type="spellStart"/>
      <w:r>
        <w:t>Opex</w:t>
      </w:r>
      <w:proofErr w:type="spellEnd"/>
      <w:r>
        <w:t xml:space="preserve"> of the piped gas supply and the off-grid supply. Note that the cost to be minimi</w:t>
      </w:r>
      <w:ins w:id="310" w:author="Author" w:date="2023-09-15T18:41:00Z">
        <w:r w:rsidR="008E5B04">
          <w:t>z</w:t>
        </w:r>
      </w:ins>
      <w:del w:id="311" w:author="Author" w:date="2023-09-15T18:41:00Z">
        <w:r w:rsidDel="008E5B04">
          <w:delText>s</w:delText>
        </w:r>
      </w:del>
      <w:r>
        <w:t>ed in the objective function is the net present value.</w:t>
      </w:r>
    </w:p>
    <w:p w14:paraId="7C4A4231" w14:textId="0CEBA205" w:rsidR="001B1805" w:rsidRDefault="00372C4F">
      <w:pPr>
        <w:spacing w:before="240" w:line="280" w:lineRule="exact"/>
      </w:pPr>
      <w:r>
        <w:rPr>
          <w:b/>
          <w:sz w:val="28"/>
        </w:rPr>
        <w:t>Operation, decommissioning</w:t>
      </w:r>
      <w:ins w:id="312" w:author="Author" w:date="2023-09-20T10:24:00Z">
        <w:r w:rsidR="00AC33B5">
          <w:rPr>
            <w:b/>
            <w:sz w:val="28"/>
          </w:rPr>
          <w:t>, or</w:t>
        </w:r>
      </w:ins>
      <w:del w:id="313" w:author="Author" w:date="2023-09-20T10:24:00Z">
        <w:r w:rsidDel="00AC33B5">
          <w:rPr>
            <w:b/>
            <w:sz w:val="28"/>
          </w:rPr>
          <w:delText xml:space="preserve"> or</w:delText>
        </w:r>
      </w:del>
      <w:r>
        <w:rPr>
          <w:b/>
          <w:sz w:val="28"/>
        </w:rPr>
        <w:t xml:space="preserve"> replacement investment in pipelines</w:t>
      </w:r>
    </w:p>
    <w:p w14:paraId="47DA51A1" w14:textId="447AF87C" w:rsidR="001B1805" w:rsidRDefault="00372C4F">
      <w:pPr>
        <w:spacing w:after="240"/>
      </w:pPr>
      <w:r>
        <w:t xml:space="preserve">As indicated in the objective function, the main decision of the model is </w:t>
      </w:r>
      <w:ins w:id="314" w:author="Author" w:date="2023-09-16T11:45:00Z">
        <w:r w:rsidR="00C153F7">
          <w:t>essentially to decide whether it is worthwhile to continue operating the gas pipelines or even to invest in replacements due to ag</w:t>
        </w:r>
      </w:ins>
      <w:ins w:id="315" w:author="Author" w:date="2023-09-20T10:12:00Z">
        <w:r w:rsidR="0070781B">
          <w:t>ing</w:t>
        </w:r>
      </w:ins>
      <w:ins w:id="316" w:author="Author" w:date="2023-09-16T11:45:00Z">
        <w:r w:rsidR="00C153F7">
          <w:t xml:space="preserve">, so </w:t>
        </w:r>
      </w:ins>
      <w:r>
        <w:t>to determine how to supply the exogenously determined demand for natural gas</w:t>
      </w:r>
      <w:del w:id="317" w:author="Author" w:date="2023-09-16T11:45:00Z">
        <w:r w:rsidDel="00C153F7">
          <w:delText>. To be more precise, the model essentially decides whether it is worthwhile to continue operating the gas pipelines or even to invest in replacements due to ageing</w:delText>
        </w:r>
      </w:del>
      <w:r>
        <w:t xml:space="preserve">, against a background of significantly declining transport volumes. As an alternative to the gas pipelines, there is the option of an alternative and off-grid supply through trucks and local gas storage. The mathematical formulation of this decision between grid and off-grid supply is described in detail below. Three different decision points or decision periods are distinguished: before, at and after a gas pipeline reaches its expected technical lifetime. </w:t>
      </w:r>
      <w:del w:id="318" w:author="Author" w:date="2023-09-16T11:45:00Z">
        <w:r w:rsidDel="00C153F7">
          <w:delText>Note that existing gas pipelines are considered here.</w:delText>
        </w:r>
      </w:del>
    </w:p>
    <w:p w14:paraId="1D7A62D6" w14:textId="3FEF2C9C" w:rsidR="001B1805" w:rsidRDefault="00372C4F">
      <w:pPr>
        <w:spacing w:after="240"/>
      </w:pPr>
      <w:r>
        <w:t xml:space="preserve">Before an existing gas pipeline reaches its technical lifetime, there is the option of either operating it or decommissioning it prematurely. In this way, </w:t>
      </w:r>
      <w:ins w:id="319" w:author="Author" w:date="2023-09-16T10:09:00Z">
        <w:r w:rsidR="00D1220B">
          <w:t>where it is not possible to save on Capex because the underlying investment costs in pipelines already made have been sun</w:t>
        </w:r>
        <w:r w:rsidR="006727E0">
          <w:t xml:space="preserve">k, </w:t>
        </w:r>
      </w:ins>
      <w:r>
        <w:t>if the model decides to decommission the pipeline prematurely, fixed pipeline costs (i.e.</w:t>
      </w:r>
      <w:ins w:id="320" w:author="Author" w:date="2023-09-16T10:08:00Z">
        <w:r w:rsidR="00D1220B">
          <w:t>,</w:t>
        </w:r>
      </w:ins>
      <w:r>
        <w:t xml:space="preserve"> </w:t>
      </w:r>
      <w:proofErr w:type="spellStart"/>
      <w:r>
        <w:t>Opex</w:t>
      </w:r>
      <w:proofErr w:type="spellEnd"/>
      <w:r>
        <w:t xml:space="preserve">) can be saved on the basis of the existing grid and its pipelines. </w:t>
      </w:r>
      <w:del w:id="321" w:author="Author" w:date="2023-09-16T10:09:00Z">
        <w:r w:rsidDel="00D1220B">
          <w:delText>It is not possible to save on Capex because the underlying investment costs in pipelines already made have been sun</w:delText>
        </w:r>
        <w:r w:rsidDel="006727E0">
          <w:delText xml:space="preserve">k. </w:delText>
        </w:r>
      </w:del>
      <w:r>
        <w:t xml:space="preserve">Only from a regulatory perspective on gas grids and tariff design, </w:t>
      </w:r>
      <w:del w:id="322" w:author="Author" w:date="2023-09-16T10:09:00Z">
        <w:r w:rsidDel="006727E0">
          <w:delText xml:space="preserve">it </w:delText>
        </w:r>
      </w:del>
      <w:r>
        <w:t xml:space="preserve">can </w:t>
      </w:r>
      <w:ins w:id="323" w:author="Author" w:date="2023-09-16T10:09:00Z">
        <w:r w:rsidR="006727E0">
          <w:t xml:space="preserve">it </w:t>
        </w:r>
      </w:ins>
      <w:r>
        <w:t>be argued that capital costs can be saved by saving depreciation costs of existing gas pipeline investments</w:t>
      </w:r>
      <w:ins w:id="324" w:author="Author" w:date="2023-09-16T10:09:00Z">
        <w:r w:rsidR="006727E0">
          <w:t>,</w:t>
        </w:r>
      </w:ins>
      <w:r>
        <w:t xml:space="preserve"> for example. However, this has to be seen as a question of cost allocation, rather than cost savings because</w:t>
      </w:r>
      <w:ins w:id="325" w:author="Author" w:date="2023-09-16T10:10:00Z">
        <w:r w:rsidR="006727E0">
          <w:t xml:space="preserve">, while from a purely practical point of view, the typical relationship between the economic depreciation time of gas pipelines and their technical lifetime means that most parts of today's gas grids can be operated essentially without capital costs from existing pipelines </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2</m:t>
              </m:r>
            </m:sup>
          </m:sSup>
          <m:r>
            <w:rPr>
              <w:rFonts w:ascii="Cambria Math" w:hAnsi="Cambria Math"/>
            </w:rPr>
            <m:t>,</m:t>
          </m:r>
        </m:oMath>
      </w:ins>
      <w:r>
        <w:t xml:space="preserve"> </w:t>
      </w:r>
      <w:ins w:id="326" w:author="Author" w:date="2023-09-17T14:10:00Z">
        <w:r w:rsidR="00077660">
          <w:t xml:space="preserve">as mentioned, </w:t>
        </w:r>
      </w:ins>
      <w:r>
        <w:t>investments have been made already</w:t>
      </w:r>
      <w:del w:id="327" w:author="Author" w:date="2023-09-17T14:10:00Z">
        <w:r w:rsidDel="00077660">
          <w:delText xml:space="preserve"> as mentioned</w:delText>
        </w:r>
      </w:del>
      <w:r>
        <w:t xml:space="preserve">. </w:t>
      </w:r>
      <w:del w:id="328" w:author="Author" w:date="2023-09-16T10:10:00Z">
        <w:r w:rsidDel="006727E0">
          <w:delText xml:space="preserve">In addition, from a purely practical point of view, the typical relationship between the economic depreciation time of gas pipelines and their technical lifetime means that most parts of today's gas grids can be operated essentially without capital costs from existing pipelines </w:delTex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2</m:t>
              </m:r>
            </m:sup>
          </m:sSup>
        </m:oMath>
        <w:r w:rsidDel="006727E0">
          <w:delText xml:space="preserve"> </w:delText>
        </w:r>
      </w:del>
      <w:r>
        <w:t xml:space="preserve">In general, the technical lifetime of gas pipelines can be up to 100 years, with typical investments in gas pipelines being written off after 30 years. Today's investments in gas grids are often written off </w:t>
      </w:r>
      <w:commentRangeStart w:id="329"/>
      <w:r>
        <w:lastRenderedPageBreak/>
        <w:t>after</w:t>
      </w:r>
      <w:commentRangeEnd w:id="329"/>
      <w:r w:rsidR="00FC255F">
        <w:rPr>
          <w:rStyle w:val="CommentReference"/>
        </w:rPr>
        <w:commentReference w:id="329"/>
      </w:r>
      <w:r>
        <w:t xml:space="preserve"> 20 years. In any case, this exemplary period of 70 or 80 years is the one in which only the operating costs of existing pipelines can be saved by early decommissioning. In general, the specific situation of the capital costs of the existing grid must of cou</w:t>
      </w:r>
      <w:ins w:id="330" w:author="Author" w:date="2023-09-16T20:23:00Z">
        <w:r w:rsidR="000F073B">
          <w:t>r</w:t>
        </w:r>
      </w:ins>
      <w:r>
        <w:t xml:space="preserve">se be carefully examined in general. The decision of decommissioning a pipeline before it reaches its technical lifetime is modeled as a transport capacity which reduces the available transport capacity. Equation 2 shows the available transport capacity of a gas pipeline </w:t>
      </w:r>
      <m:oMath>
        <m:r>
          <w:rPr>
            <w:rFonts w:ascii="Cambria Math" w:hAnsi="Cambria Math"/>
          </w:rPr>
          <m:t>p</m:t>
        </m:r>
      </m:oMath>
      <w:r>
        <w:t xml:space="preserve"> at grid level </w:t>
      </w:r>
      <m:oMath>
        <m:r>
          <w:rPr>
            <w:rFonts w:ascii="Cambria Math" w:hAnsi="Cambria Math"/>
          </w:rPr>
          <m:t>l</m:t>
        </m:r>
      </m:oMath>
      <w:r>
        <w:t xml:space="preserve"> and in year </w:t>
      </w:r>
      <m:oMath>
        <m:r>
          <w:rPr>
            <w:rFonts w:ascii="Cambria Math" w:hAnsi="Cambria Math"/>
          </w:rPr>
          <m:t>y</m:t>
        </m:r>
      </m:oMath>
      <w:r>
        <w:t xml:space="preserve">. This equation is valid for all years until the existing gas pipeline reaches its technical lifetime </w:t>
      </w:r>
      <m:oMath>
        <m:sSubSup>
          <m:sSubSupPr>
            <m:ctrlPr>
              <w:rPr>
                <w:rFonts w:ascii="Cambria Math" w:hAnsi="Cambria Math"/>
              </w:rPr>
            </m:ctrlPr>
          </m:sSubSupPr>
          <m:e>
            <m:r>
              <w:rPr>
                <w:rFonts w:ascii="Cambria Math" w:hAnsi="Cambria Math"/>
              </w:rPr>
              <m:t>y</m:t>
            </m:r>
          </m:e>
          <m:sub>
            <m:r>
              <w:rPr>
                <w:rFonts w:ascii="Cambria Math" w:hAnsi="Cambria Math"/>
              </w:rPr>
              <m:t>p</m:t>
            </m:r>
            <m:r>
              <m:rPr>
                <m:sty m:val="p"/>
              </m:rPr>
              <w:rPr>
                <w:rFonts w:ascii="Cambria Math" w:hAnsi="Cambria Math"/>
              </w:rPr>
              <m:t>,</m:t>
            </m:r>
            <m:r>
              <w:rPr>
                <w:rFonts w:ascii="Cambria Math" w:hAnsi="Cambria Math"/>
              </w:rPr>
              <m:t>l</m:t>
            </m:r>
          </m:sub>
          <m:sup>
            <m:r>
              <w:rPr>
                <w:rFonts w:ascii="Cambria Math" w:hAnsi="Cambria Math"/>
              </w:rPr>
              <m:t>inv</m:t>
            </m:r>
          </m:sup>
        </m:sSubSup>
      </m:oMath>
      <w:r>
        <w:t>.</w:t>
      </w:r>
    </w:p>
    <w:p w14:paraId="7B2E5AF2" w14:textId="77777777" w:rsidR="001B1805" w:rsidRDefault="00497247">
      <w:pPr>
        <w:spacing w:after="240"/>
      </w:pPr>
      <m:oMathPara>
        <m:oMath>
          <m:sSub>
            <m:sSubPr>
              <m:ctrlPr>
                <w:rPr>
                  <w:rFonts w:ascii="Cambria Math" w:hAnsi="Cambria Math"/>
                </w:rPr>
              </m:ctrlPr>
            </m:sSubPr>
            <m:e>
              <m:r>
                <w:rPr>
                  <w:rFonts w:ascii="Cambria Math" w:hAnsi="Cambria Math"/>
                </w:rPr>
                <m:t>γ</m:t>
              </m:r>
            </m:e>
            <m:sub>
              <m:r>
                <w:rPr>
                  <w:rFonts w:ascii="Cambria Math" w:hAnsi="Cambria Math"/>
                </w:rPr>
                <m:t>p</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r>
            <m:rPr>
              <m:sty m:val="p"/>
            </m:rPr>
            <w:rPr>
              <w:rFonts w:ascii="Cambria Math" w:hAnsi="Cambria Math"/>
            </w:rPr>
            <m:t>=</m:t>
          </m:r>
          <m:sSubSup>
            <m:sSubSupPr>
              <m:ctrlPr>
                <w:rPr>
                  <w:rFonts w:ascii="Cambria Math" w:hAnsi="Cambria Math"/>
                </w:rPr>
              </m:ctrlPr>
            </m:sSubSupPr>
            <m:e>
              <m:r>
                <w:rPr>
                  <w:rFonts w:ascii="Cambria Math" w:hAnsi="Cambria Math"/>
                </w:rPr>
                <m:t>γ</m:t>
              </m:r>
            </m:e>
            <m:sub>
              <m:r>
                <w:rPr>
                  <w:rFonts w:ascii="Cambria Math" w:hAnsi="Cambria Math"/>
                </w:rPr>
                <m:t>p</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up>
              <m:r>
                <w:rPr>
                  <w:rFonts w:ascii="Cambria Math" w:hAnsi="Cambria Math"/>
                </w:rPr>
                <m:t>pre</m:t>
              </m:r>
            </m:sup>
          </m:sSubSup>
          <m:r>
            <m:rPr>
              <m:sty m:val="p"/>
            </m:rPr>
            <w:rPr>
              <w:rFonts w:ascii="Cambria Math" w:hAnsi="Cambria Math"/>
            </w:rPr>
            <m:t>-</m:t>
          </m:r>
          <m:sSubSup>
            <m:sSubSupPr>
              <m:ctrlPr>
                <w:rPr>
                  <w:rFonts w:ascii="Cambria Math" w:hAnsi="Cambria Math"/>
                </w:rPr>
              </m:ctrlPr>
            </m:sSubSupPr>
            <m:e>
              <m:r>
                <w:rPr>
                  <w:rFonts w:ascii="Cambria Math" w:hAnsi="Cambria Math"/>
                </w:rPr>
                <m:t>γ</m:t>
              </m:r>
            </m:e>
            <m:sub>
              <m:r>
                <w:rPr>
                  <w:rFonts w:ascii="Cambria Math" w:hAnsi="Cambria Math"/>
                </w:rPr>
                <m:t>p</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up>
              <m:r>
                <w:rPr>
                  <w:rFonts w:ascii="Cambria Math" w:hAnsi="Cambria Math"/>
                </w:rPr>
                <m:t>early</m:t>
              </m:r>
            </m:sup>
          </m:sSubSup>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y</m:t>
          </m:r>
          <m:r>
            <m:rPr>
              <m:sty m:val="p"/>
            </m:rPr>
            <w:rPr>
              <w:rFonts w:ascii="Cambria Math" w:hAnsi="Cambria Math"/>
            </w:rPr>
            <m:t>&lt;</m:t>
          </m:r>
          <m:sSubSup>
            <m:sSubSupPr>
              <m:ctrlPr>
                <w:rPr>
                  <w:rFonts w:ascii="Cambria Math" w:hAnsi="Cambria Math"/>
                </w:rPr>
              </m:ctrlPr>
            </m:sSubSupPr>
            <m:e>
              <m:r>
                <w:rPr>
                  <w:rFonts w:ascii="Cambria Math" w:hAnsi="Cambria Math"/>
                </w:rPr>
                <m:t>y</m:t>
              </m:r>
            </m:e>
            <m:sub>
              <m:r>
                <w:rPr>
                  <w:rFonts w:ascii="Cambria Math" w:hAnsi="Cambria Math"/>
                </w:rPr>
                <m:t>p</m:t>
              </m:r>
              <m:r>
                <m:rPr>
                  <m:sty m:val="p"/>
                </m:rPr>
                <w:rPr>
                  <w:rFonts w:ascii="Cambria Math" w:hAnsi="Cambria Math"/>
                </w:rPr>
                <m:t>,</m:t>
              </m:r>
              <m:r>
                <w:rPr>
                  <w:rFonts w:ascii="Cambria Math" w:hAnsi="Cambria Math"/>
                </w:rPr>
                <m:t>l</m:t>
              </m:r>
            </m:sub>
            <m:sup>
              <m:r>
                <w:rPr>
                  <w:rFonts w:ascii="Cambria Math" w:hAnsi="Cambria Math"/>
                </w:rPr>
                <m:t>inv</m:t>
              </m:r>
            </m:sup>
          </m:sSubSup>
        </m:oMath>
      </m:oMathPara>
    </w:p>
    <w:p w14:paraId="3C63E063" w14:textId="77777777" w:rsidR="001B1805" w:rsidRDefault="00372C4F">
      <w:pPr>
        <w:spacing w:after="240"/>
      </w:pPr>
      <w:r>
        <w:t xml:space="preserve">Therein, </w:t>
      </w:r>
      <m:oMath>
        <m:sSubSup>
          <m:sSubSupPr>
            <m:ctrlPr>
              <w:rPr>
                <w:rFonts w:ascii="Cambria Math" w:hAnsi="Cambria Math"/>
              </w:rPr>
            </m:ctrlPr>
          </m:sSubSupPr>
          <m:e>
            <m:r>
              <w:rPr>
                <w:rFonts w:ascii="Cambria Math" w:hAnsi="Cambria Math"/>
              </w:rPr>
              <m:t>γ</m:t>
            </m:r>
          </m:e>
          <m:sub>
            <m:r>
              <w:rPr>
                <w:rFonts w:ascii="Cambria Math" w:hAnsi="Cambria Math"/>
              </w:rPr>
              <m:t>p</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up>
            <m:r>
              <w:rPr>
                <w:rFonts w:ascii="Cambria Math" w:hAnsi="Cambria Math"/>
              </w:rPr>
              <m:t>pre</m:t>
            </m:r>
          </m:sup>
        </m:sSubSup>
      </m:oMath>
      <w:r>
        <w:t xml:space="preserve"> is the transport capacity of the existing gas pipeline and </w:t>
      </w:r>
      <m:oMath>
        <m:sSubSup>
          <m:sSubSupPr>
            <m:ctrlPr>
              <w:rPr>
                <w:rFonts w:ascii="Cambria Math" w:hAnsi="Cambria Math"/>
              </w:rPr>
            </m:ctrlPr>
          </m:sSubSupPr>
          <m:e>
            <m:r>
              <w:rPr>
                <w:rFonts w:ascii="Cambria Math" w:hAnsi="Cambria Math"/>
              </w:rPr>
              <m:t>γ</m:t>
            </m:r>
          </m:e>
          <m:sub>
            <m:r>
              <w:rPr>
                <w:rFonts w:ascii="Cambria Math" w:hAnsi="Cambria Math"/>
              </w:rPr>
              <m:t>p</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up>
            <m:r>
              <m:rPr>
                <m:nor/>
              </m:rPr>
              <m:t>early</m:t>
            </m:r>
            <m:r>
              <m:rPr>
                <m:nor/>
              </m:rPr>
              <m:t> </m:t>
            </m:r>
          </m:sup>
        </m:sSubSup>
      </m:oMath>
      <w:r>
        <w:t xml:space="preserve"> is the prematurely decommissioned transport capacity. As only the full pipeline can be decommissioned or not, </w:t>
      </w:r>
      <m:oMath>
        <m:sSubSup>
          <m:sSubSupPr>
            <m:ctrlPr>
              <w:rPr>
                <w:rFonts w:ascii="Cambria Math" w:hAnsi="Cambria Math"/>
              </w:rPr>
            </m:ctrlPr>
          </m:sSubSupPr>
          <m:e>
            <m:r>
              <w:rPr>
                <w:rFonts w:ascii="Cambria Math" w:hAnsi="Cambria Math"/>
              </w:rPr>
              <m:t>γ</m:t>
            </m:r>
          </m:e>
          <m:sub>
            <m:r>
              <w:rPr>
                <w:rFonts w:ascii="Cambria Math" w:hAnsi="Cambria Math"/>
              </w:rPr>
              <m:t>p</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up>
            <m:r>
              <m:rPr>
                <m:nor/>
              </m:rPr>
              <m:t>early</m:t>
            </m:r>
            <m:r>
              <m:rPr>
                <m:nor/>
              </m:rPr>
              <m:t> </m:t>
            </m:r>
          </m:sup>
        </m:sSubSup>
      </m:oMath>
      <w:r>
        <w:t xml:space="preserve"> can either be equal to </w:t>
      </w:r>
      <m:oMath>
        <m:sSubSup>
          <m:sSubSupPr>
            <m:ctrlPr>
              <w:rPr>
                <w:rFonts w:ascii="Cambria Math" w:hAnsi="Cambria Math"/>
              </w:rPr>
            </m:ctrlPr>
          </m:sSubSupPr>
          <m:e>
            <m:r>
              <w:rPr>
                <w:rFonts w:ascii="Cambria Math" w:hAnsi="Cambria Math"/>
              </w:rPr>
              <m:t>γ</m:t>
            </m:r>
          </m:e>
          <m:sub>
            <m:r>
              <w:rPr>
                <w:rFonts w:ascii="Cambria Math" w:hAnsi="Cambria Math"/>
              </w:rPr>
              <m:t>p</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up>
            <m:r>
              <w:rPr>
                <w:rFonts w:ascii="Cambria Math" w:hAnsi="Cambria Math"/>
              </w:rPr>
              <m:t>pre</m:t>
            </m:r>
          </m:sup>
        </m:sSubSup>
      </m:oMath>
      <w:r>
        <w:t xml:space="preserve"> or 0 . This is described in Equation 3 , where </w:t>
      </w:r>
      <m:oMath>
        <m:sSub>
          <m:sSubPr>
            <m:ctrlPr>
              <w:rPr>
                <w:rFonts w:ascii="Cambria Math" w:hAnsi="Cambria Math"/>
              </w:rPr>
            </m:ctrlPr>
          </m:sSubPr>
          <m:e>
            <m:r>
              <w:rPr>
                <w:rFonts w:ascii="Cambria Math" w:hAnsi="Cambria Math"/>
              </w:rPr>
              <m:t>σ</m:t>
            </m:r>
          </m:e>
          <m:sub>
            <m:r>
              <w:rPr>
                <w:rFonts w:ascii="Cambria Math" w:hAnsi="Cambria Math"/>
              </w:rPr>
              <m:t>p</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oMath>
      <w:r>
        <w:t xml:space="preserve"> is a binary decision variable (i.e., 0 or 1 ).</w:t>
      </w:r>
    </w:p>
    <w:p w14:paraId="5EA41426" w14:textId="77777777" w:rsidR="001B1805" w:rsidRDefault="00497247">
      <w:pPr>
        <w:spacing w:after="240"/>
      </w:pPr>
      <m:oMathPara>
        <m:oMath>
          <m:sSubSup>
            <m:sSubSupPr>
              <m:ctrlPr>
                <w:rPr>
                  <w:rFonts w:ascii="Cambria Math" w:hAnsi="Cambria Math"/>
                </w:rPr>
              </m:ctrlPr>
            </m:sSubSupPr>
            <m:e>
              <m:r>
                <w:rPr>
                  <w:rFonts w:ascii="Cambria Math" w:hAnsi="Cambria Math"/>
                </w:rPr>
                <m:t>γ</m:t>
              </m:r>
            </m:e>
            <m:sub>
              <m:r>
                <w:rPr>
                  <w:rFonts w:ascii="Cambria Math" w:hAnsi="Cambria Math"/>
                </w:rPr>
                <m:t>p</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up>
              <m:r>
                <w:rPr>
                  <w:rFonts w:ascii="Cambria Math" w:hAnsi="Cambria Math"/>
                </w:rPr>
                <m:t>early</m:t>
              </m:r>
            </m:sup>
          </m:sSubSup>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p</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r>
            <m:rPr>
              <m:sty m:val="p"/>
            </m:rPr>
            <w:rPr>
              <w:rFonts w:ascii="Cambria Math" w:hAnsi="Cambria Math"/>
            </w:rPr>
            <m:t>⋅</m:t>
          </m:r>
          <m:sSubSup>
            <m:sSubSupPr>
              <m:ctrlPr>
                <w:rPr>
                  <w:rFonts w:ascii="Cambria Math" w:hAnsi="Cambria Math"/>
                </w:rPr>
              </m:ctrlPr>
            </m:sSubSupPr>
            <m:e>
              <m:r>
                <w:rPr>
                  <w:rFonts w:ascii="Cambria Math" w:hAnsi="Cambria Math"/>
                </w:rPr>
                <m:t>γ</m:t>
              </m:r>
            </m:e>
            <m:sub>
              <m:r>
                <w:rPr>
                  <w:rFonts w:ascii="Cambria Math" w:hAnsi="Cambria Math"/>
                </w:rPr>
                <m:t>p</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up>
              <m:r>
                <w:rPr>
                  <w:rFonts w:ascii="Cambria Math" w:hAnsi="Cambria Math"/>
                </w:rPr>
                <m:t>pre</m:t>
              </m:r>
            </m:sup>
          </m:sSubSup>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y</m:t>
          </m:r>
          <m:r>
            <m:rPr>
              <m:sty m:val="p"/>
            </m:rPr>
            <w:rPr>
              <w:rFonts w:ascii="Cambria Math" w:hAnsi="Cambria Math"/>
            </w:rPr>
            <m:t>&lt;</m:t>
          </m:r>
          <m:sSubSup>
            <m:sSubSupPr>
              <m:ctrlPr>
                <w:rPr>
                  <w:rFonts w:ascii="Cambria Math" w:hAnsi="Cambria Math"/>
                </w:rPr>
              </m:ctrlPr>
            </m:sSubSupPr>
            <m:e>
              <m:r>
                <w:rPr>
                  <w:rFonts w:ascii="Cambria Math" w:hAnsi="Cambria Math"/>
                </w:rPr>
                <m:t>y</m:t>
              </m:r>
            </m:e>
            <m:sub>
              <m:r>
                <w:rPr>
                  <w:rFonts w:ascii="Cambria Math" w:hAnsi="Cambria Math"/>
                </w:rPr>
                <m:t>p</m:t>
              </m:r>
              <m:r>
                <m:rPr>
                  <m:sty m:val="p"/>
                </m:rPr>
                <w:rPr>
                  <w:rFonts w:ascii="Cambria Math" w:hAnsi="Cambria Math"/>
                </w:rPr>
                <m:t>,</m:t>
              </m:r>
              <m:r>
                <w:rPr>
                  <w:rFonts w:ascii="Cambria Math" w:hAnsi="Cambria Math"/>
                </w:rPr>
                <m:t>l</m:t>
              </m:r>
            </m:sub>
            <m:sup>
              <m:r>
                <w:rPr>
                  <w:rFonts w:ascii="Cambria Math" w:hAnsi="Cambria Math"/>
                </w:rPr>
                <m:t>inv</m:t>
              </m:r>
            </m:sup>
          </m:sSubSup>
        </m:oMath>
      </m:oMathPara>
    </w:p>
    <w:p w14:paraId="57A5DC01" w14:textId="77777777" w:rsidR="001B1805" w:rsidDel="000F073B" w:rsidRDefault="00372C4F">
      <w:pPr>
        <w:spacing w:after="240"/>
        <w:rPr>
          <w:del w:id="331" w:author="Author" w:date="2023-09-16T20:23:00Z"/>
        </w:rPr>
      </w:pPr>
      <w:r>
        <w:t>Equation 4 ensures that the gas pipeline remains decommissioned if the corre</w:t>
      </w:r>
      <w:del w:id="332" w:author="Author" w:date="2023-09-16T20:23:00Z">
        <w:r w:rsidDel="000F073B">
          <w:delText>-</w:delText>
        </w:r>
      </w:del>
    </w:p>
    <w:p w14:paraId="10F60947" w14:textId="77777777" w:rsidR="001B1805" w:rsidRDefault="00372C4F">
      <w:pPr>
        <w:spacing w:after="240"/>
        <w:pPrChange w:id="333" w:author="Author" w:date="2023-09-16T20:23:00Z">
          <w:pPr/>
        </w:pPrChange>
      </w:pPr>
      <w:del w:id="334" w:author="Author" w:date="2023-09-16T20:23:00Z">
        <w:r w:rsidDel="000F073B">
          <w:delText xml:space="preserve"> </w:delText>
        </w:r>
      </w:del>
      <w:r>
        <w:t>sponding decision is made.</w:t>
      </w:r>
      <w:r>
        <w:br/>
      </w:r>
    </w:p>
    <w:p w14:paraId="49CEA662" w14:textId="77777777" w:rsidR="001B1805" w:rsidRDefault="00497247">
      <w:pPr>
        <w:spacing w:after="240"/>
      </w:pPr>
      <m:oMathPara>
        <m:oMath>
          <m:sSub>
            <m:sSubPr>
              <m:ctrlPr>
                <w:rPr>
                  <w:rFonts w:ascii="Cambria Math" w:hAnsi="Cambria Math"/>
                </w:rPr>
              </m:ctrlPr>
            </m:sSubPr>
            <m:e>
              <m:r>
                <w:rPr>
                  <w:rFonts w:ascii="Cambria Math" w:hAnsi="Cambria Math"/>
                </w:rPr>
                <m:t>σ</m:t>
              </m:r>
            </m:e>
            <m:sub>
              <m:r>
                <w:rPr>
                  <w:rFonts w:ascii="Cambria Math" w:hAnsi="Cambria Math"/>
                </w:rPr>
                <m:t>p</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p</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r>
                <m:rPr>
                  <m:sty m:val="p"/>
                </m:rPr>
                <w:rPr>
                  <w:rFonts w:ascii="Cambria Math" w:hAnsi="Cambria Math"/>
                </w:rPr>
                <m:t>+1</m:t>
              </m:r>
            </m:sub>
          </m:sSub>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y</m:t>
          </m:r>
          <m:r>
            <m:rPr>
              <m:sty m:val="p"/>
            </m:rPr>
            <w:rPr>
              <w:rFonts w:ascii="Cambria Math" w:hAnsi="Cambria Math"/>
            </w:rPr>
            <m:t>+1&lt;</m:t>
          </m:r>
          <m:sSubSup>
            <m:sSubSupPr>
              <m:ctrlPr>
                <w:rPr>
                  <w:rFonts w:ascii="Cambria Math" w:hAnsi="Cambria Math"/>
                </w:rPr>
              </m:ctrlPr>
            </m:sSubSupPr>
            <m:e>
              <m:r>
                <w:rPr>
                  <w:rFonts w:ascii="Cambria Math" w:hAnsi="Cambria Math"/>
                </w:rPr>
                <m:t>y</m:t>
              </m:r>
            </m:e>
            <m:sub>
              <m:r>
                <w:rPr>
                  <w:rFonts w:ascii="Cambria Math" w:hAnsi="Cambria Math"/>
                </w:rPr>
                <m:t>p</m:t>
              </m:r>
              <m:r>
                <m:rPr>
                  <m:sty m:val="p"/>
                </m:rPr>
                <w:rPr>
                  <w:rFonts w:ascii="Cambria Math" w:hAnsi="Cambria Math"/>
                </w:rPr>
                <m:t>,</m:t>
              </m:r>
              <m:r>
                <w:rPr>
                  <w:rFonts w:ascii="Cambria Math" w:hAnsi="Cambria Math"/>
                </w:rPr>
                <m:t>l</m:t>
              </m:r>
            </m:sub>
            <m:sup>
              <m:r>
                <w:rPr>
                  <w:rFonts w:ascii="Cambria Math" w:hAnsi="Cambria Math"/>
                </w:rPr>
                <m:t>inv</m:t>
              </m:r>
            </m:sup>
          </m:sSubSup>
        </m:oMath>
      </m:oMathPara>
    </w:p>
    <w:p w14:paraId="17D1E348" w14:textId="0308F855" w:rsidR="001B1805" w:rsidRDefault="00C46A8F">
      <w:pPr>
        <w:spacing w:after="240"/>
      </w:pPr>
      <w:ins w:id="335" w:author="Author" w:date="2023-09-18T07:21:00Z">
        <w:r>
          <w:t>[</w:t>
        </w:r>
      </w:ins>
      <w:r w:rsidR="00372C4F">
        <w:t>416</w:t>
      </w:r>
      <w:ins w:id="336" w:author="Author" w:date="2023-09-18T07:21:00Z">
        <w:r>
          <w:t>]</w:t>
        </w:r>
      </w:ins>
    </w:p>
    <w:p w14:paraId="6A090749" w14:textId="77777777" w:rsidR="001B1805" w:rsidRDefault="00372C4F">
      <w:pPr>
        <w:spacing w:after="240"/>
      </w:pPr>
      <w:r>
        <w:t xml:space="preserve">Combining Equations 2 and 3 leads to Equation 5, where </w:t>
      </w:r>
      <m:oMath>
        <m:sSubSup>
          <m:sSubSupPr>
            <m:ctrlPr>
              <w:rPr>
                <w:rFonts w:ascii="Cambria Math" w:hAnsi="Cambria Math"/>
              </w:rPr>
            </m:ctrlPr>
          </m:sSubSupPr>
          <m:e>
            <m:r>
              <w:rPr>
                <w:rFonts w:ascii="Cambria Math" w:hAnsi="Cambria Math"/>
              </w:rPr>
              <m:t>γ</m:t>
            </m:r>
          </m:e>
          <m:sub>
            <m:r>
              <w:rPr>
                <w:rFonts w:ascii="Cambria Math" w:hAnsi="Cambria Math"/>
              </w:rPr>
              <m:t>p</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up>
            <m:r>
              <w:rPr>
                <w:rFonts w:ascii="Cambria Math" w:hAnsi="Cambria Math"/>
              </w:rPr>
              <m:t>early</m:t>
            </m:r>
          </m:sup>
        </m:sSubSup>
      </m:oMath>
      <w:r>
        <w:t xml:space="preserve"> is substituted.</w:t>
      </w:r>
    </w:p>
    <w:p w14:paraId="77697C51" w14:textId="77777777" w:rsidR="001B1805" w:rsidRDefault="00497247">
      <w:pPr>
        <w:spacing w:after="240"/>
      </w:pPr>
      <m:oMathPara>
        <m:oMath>
          <m:sSub>
            <m:sSubPr>
              <m:ctrlPr>
                <w:rPr>
                  <w:rFonts w:ascii="Cambria Math" w:hAnsi="Cambria Math"/>
                </w:rPr>
              </m:ctrlPr>
            </m:sSubPr>
            <m:e>
              <m:r>
                <w:rPr>
                  <w:rFonts w:ascii="Cambria Math" w:hAnsi="Cambria Math"/>
                </w:rPr>
                <m:t>γ</m:t>
              </m:r>
            </m:e>
            <m:sub>
              <m:r>
                <w:rPr>
                  <w:rFonts w:ascii="Cambria Math" w:hAnsi="Cambria Math"/>
                </w:rPr>
                <m:t>p</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σ</m:t>
                  </m:r>
                </m:e>
                <m:sub>
                  <m:r>
                    <w:rPr>
                      <w:rFonts w:ascii="Cambria Math" w:hAnsi="Cambria Math"/>
                    </w:rPr>
                    <m:t>p</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e>
          </m:d>
          <m:r>
            <m:rPr>
              <m:sty m:val="p"/>
            </m:rPr>
            <w:rPr>
              <w:rFonts w:ascii="Cambria Math" w:hAnsi="Cambria Math"/>
            </w:rPr>
            <m:t>⋅</m:t>
          </m:r>
          <m:sSubSup>
            <m:sSubSupPr>
              <m:ctrlPr>
                <w:rPr>
                  <w:rFonts w:ascii="Cambria Math" w:hAnsi="Cambria Math"/>
                </w:rPr>
              </m:ctrlPr>
            </m:sSubSupPr>
            <m:e>
              <m:r>
                <w:rPr>
                  <w:rFonts w:ascii="Cambria Math" w:hAnsi="Cambria Math"/>
                </w:rPr>
                <m:t>γ</m:t>
              </m:r>
            </m:e>
            <m:sub>
              <m:r>
                <w:rPr>
                  <w:rFonts w:ascii="Cambria Math" w:hAnsi="Cambria Math"/>
                </w:rPr>
                <m:t>p</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up>
              <m:r>
                <w:rPr>
                  <w:rFonts w:ascii="Cambria Math" w:hAnsi="Cambria Math"/>
                </w:rPr>
                <m:t>pre</m:t>
              </m:r>
            </m:sup>
          </m:sSubSup>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y</m:t>
          </m:r>
          <m:r>
            <m:rPr>
              <m:sty m:val="p"/>
            </m:rPr>
            <w:rPr>
              <w:rFonts w:ascii="Cambria Math" w:hAnsi="Cambria Math"/>
            </w:rPr>
            <m:t>&lt;</m:t>
          </m:r>
          <m:sSubSup>
            <m:sSubSupPr>
              <m:ctrlPr>
                <w:rPr>
                  <w:rFonts w:ascii="Cambria Math" w:hAnsi="Cambria Math"/>
                </w:rPr>
              </m:ctrlPr>
            </m:sSubSupPr>
            <m:e>
              <m:r>
                <w:rPr>
                  <w:rFonts w:ascii="Cambria Math" w:hAnsi="Cambria Math"/>
                </w:rPr>
                <m:t>y</m:t>
              </m:r>
            </m:e>
            <m:sub>
              <m:r>
                <w:rPr>
                  <w:rFonts w:ascii="Cambria Math" w:hAnsi="Cambria Math"/>
                </w:rPr>
                <m:t>p</m:t>
              </m:r>
              <m:r>
                <m:rPr>
                  <m:sty m:val="p"/>
                </m:rPr>
                <w:rPr>
                  <w:rFonts w:ascii="Cambria Math" w:hAnsi="Cambria Math"/>
                </w:rPr>
                <m:t>,</m:t>
              </m:r>
              <m:r>
                <w:rPr>
                  <w:rFonts w:ascii="Cambria Math" w:hAnsi="Cambria Math"/>
                </w:rPr>
                <m:t>l</m:t>
              </m:r>
            </m:sub>
            <m:sup>
              <m:r>
                <w:rPr>
                  <w:rFonts w:ascii="Cambria Math" w:hAnsi="Cambria Math"/>
                </w:rPr>
                <m:t>inv</m:t>
              </m:r>
            </m:sup>
          </m:sSubSup>
        </m:oMath>
      </m:oMathPara>
    </w:p>
    <w:p w14:paraId="24D338D9" w14:textId="77777777" w:rsidR="001B1805" w:rsidRDefault="00372C4F">
      <w:pPr>
        <w:spacing w:after="240"/>
      </w:pPr>
      <w:r>
        <w:t xml:space="preserve">In sum, the total transport capacity of a pipeline </w:t>
      </w:r>
      <m:oMath>
        <m:sSub>
          <m:sSubPr>
            <m:ctrlPr>
              <w:rPr>
                <w:rFonts w:ascii="Cambria Math" w:hAnsi="Cambria Math"/>
              </w:rPr>
            </m:ctrlPr>
          </m:sSubPr>
          <m:e>
            <m:r>
              <w:rPr>
                <w:rFonts w:ascii="Cambria Math" w:hAnsi="Cambria Math"/>
              </w:rPr>
              <m:t>γ</m:t>
            </m:r>
          </m:e>
          <m:sub>
            <m:r>
              <w:rPr>
                <w:rFonts w:ascii="Cambria Math" w:hAnsi="Cambria Math"/>
              </w:rPr>
              <m:t>p</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oMath>
      <w:r>
        <w:t xml:space="preserve"> before the year where it reaches its technical lifetime </w:t>
      </w:r>
      <m:oMath>
        <m:sSubSup>
          <m:sSubSupPr>
            <m:ctrlPr>
              <w:rPr>
                <w:rFonts w:ascii="Cambria Math" w:hAnsi="Cambria Math"/>
              </w:rPr>
            </m:ctrlPr>
          </m:sSubSupPr>
          <m:e>
            <m:r>
              <w:rPr>
                <w:rFonts w:ascii="Cambria Math" w:hAnsi="Cambria Math"/>
              </w:rPr>
              <m:t>y</m:t>
            </m:r>
          </m:e>
          <m:sub>
            <m:r>
              <w:rPr>
                <w:rFonts w:ascii="Cambria Math" w:hAnsi="Cambria Math"/>
              </w:rPr>
              <m:t>p</m:t>
            </m:r>
            <m:r>
              <m:rPr>
                <m:sty m:val="p"/>
              </m:rPr>
              <w:rPr>
                <w:rFonts w:ascii="Cambria Math" w:hAnsi="Cambria Math"/>
              </w:rPr>
              <m:t>,</m:t>
            </m:r>
            <m:r>
              <w:rPr>
                <w:rFonts w:ascii="Cambria Math" w:hAnsi="Cambria Math"/>
              </w:rPr>
              <m:t>l</m:t>
            </m:r>
          </m:sub>
          <m:sup>
            <m:r>
              <w:rPr>
                <w:rFonts w:ascii="Cambria Math" w:hAnsi="Cambria Math"/>
              </w:rPr>
              <m:t>inv</m:t>
            </m:r>
          </m:sup>
        </m:sSubSup>
      </m:oMath>
      <w:r>
        <w:t xml:space="preserve"> depends whether or not the existing transport capacity is decommissioned.</w:t>
      </w:r>
    </w:p>
    <w:p w14:paraId="56389567" w14:textId="77777777" w:rsidR="001B1805" w:rsidRDefault="00372C4F">
      <w:pPr>
        <w:spacing w:after="240"/>
      </w:pPr>
      <w:r>
        <w:t xml:space="preserve">When an existing gas pipeline reaches its technical lifetime in year </w:t>
      </w:r>
      <m:oMath>
        <m:sSubSup>
          <m:sSubSupPr>
            <m:ctrlPr>
              <w:rPr>
                <w:rFonts w:ascii="Cambria Math" w:hAnsi="Cambria Math"/>
              </w:rPr>
            </m:ctrlPr>
          </m:sSubSupPr>
          <m:e>
            <m:r>
              <w:rPr>
                <w:rFonts w:ascii="Cambria Math" w:hAnsi="Cambria Math"/>
              </w:rPr>
              <m:t>y</m:t>
            </m:r>
          </m:e>
          <m:sub>
            <m:r>
              <w:rPr>
                <w:rFonts w:ascii="Cambria Math" w:hAnsi="Cambria Math"/>
              </w:rPr>
              <m:t>p</m:t>
            </m:r>
            <m:r>
              <m:rPr>
                <m:sty m:val="p"/>
              </m:rPr>
              <w:rPr>
                <w:rFonts w:ascii="Cambria Math" w:hAnsi="Cambria Math"/>
              </w:rPr>
              <m:t>,</m:t>
            </m:r>
            <m:r>
              <w:rPr>
                <w:rFonts w:ascii="Cambria Math" w:hAnsi="Cambria Math"/>
              </w:rPr>
              <m:t>l</m:t>
            </m:r>
          </m:sub>
          <m:sup>
            <m:r>
              <w:rPr>
                <w:rFonts w:ascii="Cambria Math" w:hAnsi="Cambria Math"/>
              </w:rPr>
              <m:t>inv</m:t>
            </m:r>
          </m:sup>
        </m:sSubSup>
      </m:oMath>
      <w:r>
        <w:t>, the model determines whether or not a</w:t>
      </w:r>
      <w:del w:id="337" w:author="Author" w:date="2023-09-16T10:12:00Z">
        <w:r w:rsidDel="00324677">
          <w:delText>n</w:delText>
        </w:r>
      </w:del>
      <w:r>
        <w:t xml:space="preserve"> replacement investment in the pipeline capacity </w:t>
      </w:r>
      <m:oMath>
        <m:sSubSup>
          <m:sSubSupPr>
            <m:ctrlPr>
              <w:rPr>
                <w:rFonts w:ascii="Cambria Math" w:hAnsi="Cambria Math"/>
              </w:rPr>
            </m:ctrlPr>
          </m:sSubSupPr>
          <m:e>
            <m:r>
              <w:rPr>
                <w:rFonts w:ascii="Cambria Math" w:hAnsi="Cambria Math"/>
              </w:rPr>
              <m:t>γ</m:t>
            </m:r>
          </m:e>
          <m:sub>
            <m:r>
              <w:rPr>
                <w:rFonts w:ascii="Cambria Math" w:hAnsi="Cambria Math"/>
              </w:rPr>
              <m:t>p</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up>
            <m:r>
              <w:rPr>
                <w:rFonts w:ascii="Cambria Math" w:hAnsi="Cambria Math"/>
              </w:rPr>
              <m:t>ref</m:t>
            </m:r>
          </m:sup>
        </m:sSubSup>
      </m:oMath>
      <w:r>
        <w:t xml:space="preserve"> is made. Equation 6 shows that the available transport capacity in year </w:t>
      </w:r>
      <m:oMath>
        <m:sSubSup>
          <m:sSubSupPr>
            <m:ctrlPr>
              <w:rPr>
                <w:rFonts w:ascii="Cambria Math" w:hAnsi="Cambria Math"/>
              </w:rPr>
            </m:ctrlPr>
          </m:sSubSupPr>
          <m:e>
            <m:r>
              <w:rPr>
                <w:rFonts w:ascii="Cambria Math" w:hAnsi="Cambria Math"/>
              </w:rPr>
              <m:t>y</m:t>
            </m:r>
          </m:e>
          <m:sub>
            <m:r>
              <w:rPr>
                <w:rFonts w:ascii="Cambria Math" w:hAnsi="Cambria Math"/>
              </w:rPr>
              <m:t>p</m:t>
            </m:r>
            <m:r>
              <m:rPr>
                <m:sty m:val="p"/>
              </m:rPr>
              <w:rPr>
                <w:rFonts w:ascii="Cambria Math" w:hAnsi="Cambria Math"/>
              </w:rPr>
              <m:t>,</m:t>
            </m:r>
            <m:r>
              <w:rPr>
                <w:rFonts w:ascii="Cambria Math" w:hAnsi="Cambria Math"/>
              </w:rPr>
              <m:t>l</m:t>
            </m:r>
          </m:sub>
          <m:sup>
            <m:r>
              <w:rPr>
                <w:rFonts w:ascii="Cambria Math" w:hAnsi="Cambria Math"/>
              </w:rPr>
              <m:t>inv</m:t>
            </m:r>
          </m:sup>
        </m:sSubSup>
      </m:oMath>
      <w:r>
        <w:t xml:space="preserve"> and afterwards is equal to refurbished transport capacity </w:t>
      </w:r>
      <m:oMath>
        <m:sSubSup>
          <m:sSubSupPr>
            <m:ctrlPr>
              <w:rPr>
                <w:rFonts w:ascii="Cambria Math" w:hAnsi="Cambria Math"/>
              </w:rPr>
            </m:ctrlPr>
          </m:sSubSupPr>
          <m:e>
            <m:r>
              <w:rPr>
                <w:rFonts w:ascii="Cambria Math" w:hAnsi="Cambria Math"/>
              </w:rPr>
              <m:t>γ</m:t>
            </m:r>
          </m:e>
          <m:sub>
            <m:r>
              <w:rPr>
                <w:rFonts w:ascii="Cambria Math" w:hAnsi="Cambria Math"/>
              </w:rPr>
              <m:t>p</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up>
            <m:r>
              <w:rPr>
                <w:rFonts w:ascii="Cambria Math" w:hAnsi="Cambria Math"/>
              </w:rPr>
              <m:t>ref</m:t>
            </m:r>
          </m:sup>
        </m:sSubSup>
      </m:oMath>
      <w:r>
        <w:t>.</w:t>
      </w:r>
    </w:p>
    <w:p w14:paraId="53C86F93" w14:textId="77777777" w:rsidR="001B1805" w:rsidRDefault="00497247">
      <w:pPr>
        <w:spacing w:after="240"/>
      </w:pPr>
      <m:oMathPara>
        <m:oMath>
          <m:sSub>
            <m:sSubPr>
              <m:ctrlPr>
                <w:rPr>
                  <w:rFonts w:ascii="Cambria Math" w:hAnsi="Cambria Math"/>
                </w:rPr>
              </m:ctrlPr>
            </m:sSubPr>
            <m:e>
              <m:r>
                <w:rPr>
                  <w:rFonts w:ascii="Cambria Math" w:hAnsi="Cambria Math"/>
                </w:rPr>
                <m:t>γ</m:t>
              </m:r>
            </m:e>
            <m:sub>
              <m:r>
                <w:rPr>
                  <w:rFonts w:ascii="Cambria Math" w:hAnsi="Cambria Math"/>
                </w:rPr>
                <m:t>p</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r>
            <m:rPr>
              <m:sty m:val="p"/>
            </m:rPr>
            <w:rPr>
              <w:rFonts w:ascii="Cambria Math" w:hAnsi="Cambria Math"/>
            </w:rPr>
            <m:t>=</m:t>
          </m:r>
          <m:sSubSup>
            <m:sSubSupPr>
              <m:ctrlPr>
                <w:rPr>
                  <w:rFonts w:ascii="Cambria Math" w:hAnsi="Cambria Math"/>
                </w:rPr>
              </m:ctrlPr>
            </m:sSubSupPr>
            <m:e>
              <m:r>
                <w:rPr>
                  <w:rFonts w:ascii="Cambria Math" w:hAnsi="Cambria Math"/>
                </w:rPr>
                <m:t>γ</m:t>
              </m:r>
            </m:e>
            <m:sub>
              <m:r>
                <w:rPr>
                  <w:rFonts w:ascii="Cambria Math" w:hAnsi="Cambria Math"/>
                </w:rPr>
                <m:t>p</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up>
              <m:r>
                <w:rPr>
                  <w:rFonts w:ascii="Cambria Math" w:hAnsi="Cambria Math"/>
                </w:rPr>
                <m:t>ref</m:t>
              </m:r>
            </m:sup>
          </m:sSubSup>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y</m:t>
          </m:r>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p</m:t>
              </m:r>
              <m:r>
                <m:rPr>
                  <m:sty m:val="p"/>
                </m:rPr>
                <w:rPr>
                  <w:rFonts w:ascii="Cambria Math" w:hAnsi="Cambria Math"/>
                </w:rPr>
                <m:t>,</m:t>
              </m:r>
              <m:r>
                <w:rPr>
                  <w:rFonts w:ascii="Cambria Math" w:hAnsi="Cambria Math"/>
                </w:rPr>
                <m:t>l</m:t>
              </m:r>
            </m:sub>
            <m:sup>
              <m:r>
                <w:rPr>
                  <w:rFonts w:ascii="Cambria Math" w:hAnsi="Cambria Math"/>
                </w:rPr>
                <m:t>inv</m:t>
              </m:r>
            </m:sup>
          </m:sSubSup>
        </m:oMath>
      </m:oMathPara>
    </w:p>
    <w:p w14:paraId="4B6D4E77" w14:textId="77777777" w:rsidR="001B1805" w:rsidRDefault="00372C4F">
      <w:pPr>
        <w:spacing w:after="240"/>
      </w:pPr>
      <w:r>
        <w:t>From the model's viewpoint, a replacement investment in pipelines is only made if it is profitable compared to the off-grid supply option. The decision is consequently determined by the volume and gas transport of the pipeline.</w:t>
      </w:r>
    </w:p>
    <w:p w14:paraId="3B6812EF" w14:textId="7EBD6A41" w:rsidR="001B1805" w:rsidRDefault="00372C4F">
      <w:pPr>
        <w:spacing w:after="240"/>
      </w:pPr>
      <w:r>
        <w:lastRenderedPageBreak/>
        <w:t xml:space="preserve">Once an existing gas pipeline has reached its technical lifetime, the available transport capacity remains constant. Consequently, </w:t>
      </w:r>
      <w:ins w:id="338" w:author="Author" w:date="2023-09-16T11:47:00Z">
        <w:r w:rsidR="00D722D3">
          <w:t xml:space="preserve">although it does not have a significant impact on the results, especially in view of the time frame of this work up to 2040, </w:t>
        </w:r>
      </w:ins>
      <w:r>
        <w:t xml:space="preserve">the model does not take into account the subsequent decommissioning of rehabilitated pipelines. </w:t>
      </w:r>
      <w:del w:id="339" w:author="Author" w:date="2023-09-16T11:47:00Z">
        <w:r w:rsidDel="00D722D3">
          <w:delText>However, this does</w:delText>
        </w:r>
      </w:del>
      <w:del w:id="340" w:author="Author" w:date="2023-09-16T11:46:00Z">
        <w:r w:rsidDel="00D722D3">
          <w:delText xml:space="preserve"> not have a significant impact on the results, especially in view of the time frame of this work up to 2040</w:delText>
        </w:r>
      </w:del>
      <w:del w:id="341" w:author="Author" w:date="2023-09-16T11:47:00Z">
        <w:r w:rsidDel="00D722D3">
          <w:delText>.</w:delText>
        </w:r>
      </w:del>
    </w:p>
    <w:p w14:paraId="22AB1D4A" w14:textId="77777777" w:rsidR="001B1805" w:rsidRDefault="00372C4F">
      <w:pPr>
        <w:spacing w:before="240" w:line="280" w:lineRule="exact"/>
      </w:pPr>
      <w:r>
        <w:rPr>
          <w:b/>
          <w:sz w:val="28"/>
        </w:rPr>
        <w:t>Gas balance constraint</w:t>
      </w:r>
    </w:p>
    <w:p w14:paraId="198F57C8" w14:textId="1F094E07" w:rsidR="001B1805" w:rsidRDefault="000338D5">
      <w:pPr>
        <w:spacing w:after="240"/>
      </w:pPr>
      <w:ins w:id="342" w:author="Author" w:date="2023-09-16T20:24:00Z">
        <w:r>
          <w:t>Equation 7 shows the gas balance constraint of a node in the grid against the background of the</w:t>
        </w:r>
      </w:ins>
      <w:del w:id="343" w:author="Author" w:date="2023-09-16T20:24:00Z">
        <w:r w:rsidR="00372C4F" w:rsidDel="000338D5">
          <w:delText>The</w:delText>
        </w:r>
      </w:del>
      <w:r w:rsidR="00372C4F">
        <w:t xml:space="preserve"> economic decision of which gas demand to meet by pipeline or by the alternative supply option </w:t>
      </w:r>
      <w:del w:id="344" w:author="Author" w:date="2023-09-16T20:25:00Z">
        <w:r w:rsidR="00372C4F" w:rsidDel="000338D5">
          <w:delText xml:space="preserve">is </w:delText>
        </w:r>
      </w:del>
      <w:ins w:id="345" w:author="Author" w:date="2023-09-18T07:22:00Z">
        <w:r w:rsidR="00CC2F95">
          <w:t>as</w:t>
        </w:r>
      </w:ins>
      <w:ins w:id="346" w:author="Author" w:date="2023-09-16T20:25:00Z">
        <w:r>
          <w:t xml:space="preserve"> </w:t>
        </w:r>
      </w:ins>
      <w:r w:rsidR="00372C4F">
        <w:t>described in detail above</w:t>
      </w:r>
      <w:ins w:id="347" w:author="Author" w:date="2023-09-16T20:25:00Z">
        <w:r>
          <w:t>. This is with</w:t>
        </w:r>
      </w:ins>
      <w:del w:id="348" w:author="Author" w:date="2023-09-16T20:25:00Z">
        <w:r w:rsidR="00372C4F" w:rsidDel="000338D5">
          <w:delText xml:space="preserve"> with</w:delText>
        </w:r>
      </w:del>
      <w:r w:rsidR="00372C4F">
        <w:t xml:space="preserve"> reference to the objective function and the transport capacities of gas pipelines. </w:t>
      </w:r>
      <w:del w:id="349" w:author="Author" w:date="2023-09-16T20:25:00Z">
        <w:r w:rsidR="00372C4F" w:rsidDel="000338D5">
          <w:delText>Against this background,</w:delText>
        </w:r>
      </w:del>
      <w:del w:id="350" w:author="Author" w:date="2023-09-16T20:24:00Z">
        <w:r w:rsidR="00372C4F" w:rsidDel="000338D5">
          <w:delText xml:space="preserve"> Equation 7 shows the gas balance constraint of a node in the grid</w:delText>
        </w:r>
      </w:del>
      <w:del w:id="351" w:author="Author" w:date="2023-09-16T20:25:00Z">
        <w:r w:rsidR="00372C4F" w:rsidDel="000338D5">
          <w:delText xml:space="preserve">. </w:delText>
        </w:r>
      </w:del>
      <w:r w:rsidR="00372C4F">
        <w:t xml:space="preserve">It establishes a balance between gas injections </w:t>
      </w:r>
      <m:oMath>
        <m:d>
          <m:dPr>
            <m:ctrlPr>
              <w:rPr>
                <w:rFonts w:ascii="Cambria Math" w:hAnsi="Cambria Math"/>
              </w:rPr>
            </m:ctrlPr>
          </m:dPr>
          <m:e>
            <m:sSubSup>
              <m:sSubSupPr>
                <m:ctrlPr>
                  <w:rPr>
                    <w:rFonts w:ascii="Cambria Math" w:hAnsi="Cambria Math"/>
                  </w:rPr>
                </m:ctrlPr>
              </m:sSubSupPr>
              <m:e>
                <m:r>
                  <w:rPr>
                    <w:rFonts w:ascii="Cambria Math" w:hAnsi="Cambria Math"/>
                  </w:rPr>
                  <m:t>q</m:t>
                </m:r>
              </m:e>
              <m:sub>
                <m:r>
                  <w:rPr>
                    <w:rFonts w:ascii="Cambria Math" w:hAnsi="Cambria Math"/>
                  </w:rPr>
                  <m:t>n</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m</m:t>
                </m:r>
              </m:sub>
              <m:sup>
                <m:r>
                  <w:rPr>
                    <w:rFonts w:ascii="Cambria Math" w:hAnsi="Cambria Math"/>
                  </w:rPr>
                  <m:t>fed</m:t>
                </m:r>
              </m:sup>
            </m:sSubSup>
          </m:e>
        </m:d>
      </m:oMath>
      <w:r w:rsidR="00372C4F">
        <w:t xml:space="preserve">, demand </w:t>
      </w:r>
      <m:oMath>
        <m:d>
          <m:dPr>
            <m:ctrlPr>
              <w:rPr>
                <w:rFonts w:ascii="Cambria Math" w:hAnsi="Cambria Math"/>
              </w:rPr>
            </m:ctrlPr>
          </m:dPr>
          <m:e>
            <m:sSubSup>
              <m:sSubSupPr>
                <m:ctrlPr>
                  <w:rPr>
                    <w:rFonts w:ascii="Cambria Math" w:hAnsi="Cambria Math"/>
                  </w:rPr>
                </m:ctrlPr>
              </m:sSubSupPr>
              <m:e>
                <m:r>
                  <w:rPr>
                    <w:rFonts w:ascii="Cambria Math" w:hAnsi="Cambria Math"/>
                  </w:rPr>
                  <m:t>q</m:t>
                </m:r>
              </m:e>
              <m:sub>
                <m:r>
                  <w:rPr>
                    <w:rFonts w:ascii="Cambria Math" w:hAnsi="Cambria Math"/>
                  </w:rPr>
                  <m:t>n</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m</m:t>
                </m:r>
              </m:sub>
              <m:sup>
                <m:r>
                  <m:rPr>
                    <m:nor/>
                  </m:rPr>
                  <m:t>dem</m:t>
                </m:r>
                <m:r>
                  <m:rPr>
                    <m:nor/>
                  </m:rPr>
                  <m:t> </m:t>
                </m:r>
              </m:sup>
            </m:sSubSup>
          </m:e>
        </m:d>
      </m:oMath>
      <w:r w:rsidR="00372C4F">
        <w:t xml:space="preserve">, imports </w:t>
      </w:r>
      <m:oMath>
        <m:d>
          <m:dPr>
            <m:ctrlPr>
              <w:rPr>
                <w:rFonts w:ascii="Cambria Math" w:hAnsi="Cambria Math"/>
              </w:rPr>
            </m:ctrlPr>
          </m:dPr>
          <m:e>
            <m:sSubSup>
              <m:sSubSupPr>
                <m:ctrlPr>
                  <w:rPr>
                    <w:rFonts w:ascii="Cambria Math" w:hAnsi="Cambria Math"/>
                  </w:rPr>
                </m:ctrlPr>
              </m:sSubSupPr>
              <m:e>
                <m:r>
                  <w:rPr>
                    <w:rFonts w:ascii="Cambria Math" w:hAnsi="Cambria Math"/>
                  </w:rPr>
                  <m:t>q</m:t>
                </m:r>
              </m:e>
              <m:sub>
                <m:r>
                  <w:rPr>
                    <w:rFonts w:ascii="Cambria Math" w:hAnsi="Cambria Math"/>
                  </w:rPr>
                  <m:t>n</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m</m:t>
                </m:r>
              </m:sub>
              <m:sup>
                <m:r>
                  <w:rPr>
                    <w:rFonts w:ascii="Cambria Math" w:hAnsi="Cambria Math"/>
                  </w:rPr>
                  <m:t>imp</m:t>
                </m:r>
              </m:sup>
            </m:sSubSup>
          </m:e>
        </m:d>
      </m:oMath>
      <w:r w:rsidR="00372C4F">
        <w:t xml:space="preserve">, exports </w:t>
      </w:r>
      <m:oMath>
        <m:d>
          <m:dPr>
            <m:ctrlPr>
              <w:rPr>
                <w:rFonts w:ascii="Cambria Math" w:hAnsi="Cambria Math"/>
              </w:rPr>
            </m:ctrlPr>
          </m:dPr>
          <m:e>
            <m:sSubSup>
              <m:sSubSupPr>
                <m:ctrlPr>
                  <w:rPr>
                    <w:rFonts w:ascii="Cambria Math" w:hAnsi="Cambria Math"/>
                  </w:rPr>
                </m:ctrlPr>
              </m:sSubSupPr>
              <m:e>
                <m:r>
                  <w:rPr>
                    <w:rFonts w:ascii="Cambria Math" w:hAnsi="Cambria Math"/>
                  </w:rPr>
                  <m:t>q</m:t>
                </m:r>
              </m:e>
              <m:sub>
                <m:r>
                  <w:rPr>
                    <w:rFonts w:ascii="Cambria Math" w:hAnsi="Cambria Math"/>
                  </w:rPr>
                  <m:t>n</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m</m:t>
                </m:r>
              </m:sub>
              <m:sup>
                <m:r>
                  <m:rPr>
                    <m:sty m:val="p"/>
                  </m:rPr>
                  <w:rPr>
                    <w:rFonts w:ascii="Cambria Math" w:hAnsi="Cambria Math"/>
                  </w:rPr>
                  <m:t>exp</m:t>
                </m:r>
              </m:sup>
            </m:sSubSup>
          </m:e>
        </m:d>
      </m:oMath>
      <w:r w:rsidR="00372C4F">
        <w:t xml:space="preserve">, storage </w:t>
      </w:r>
      <m:oMath>
        <m:d>
          <m:dPr>
            <m:ctrlPr>
              <w:rPr>
                <w:rFonts w:ascii="Cambria Math" w:hAnsi="Cambria Math"/>
              </w:rPr>
            </m:ctrlPr>
          </m:dPr>
          <m:e>
            <m:sSubSup>
              <m:sSubSupPr>
                <m:ctrlPr>
                  <w:rPr>
                    <w:rFonts w:ascii="Cambria Math" w:hAnsi="Cambria Math"/>
                  </w:rPr>
                </m:ctrlPr>
              </m:sSubSupPr>
              <m:e>
                <m:r>
                  <w:rPr>
                    <w:rFonts w:ascii="Cambria Math" w:hAnsi="Cambria Math"/>
                  </w:rPr>
                  <m:t>q</m:t>
                </m:r>
              </m:e>
              <m:sub>
                <m:r>
                  <w:rPr>
                    <w:rFonts w:ascii="Cambria Math" w:hAnsi="Cambria Math"/>
                  </w:rPr>
                  <m:t>n</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m</m:t>
                </m:r>
              </m:sub>
              <m:sup>
                <m:r>
                  <m:rPr>
                    <m:nor/>
                  </m:rPr>
                  <m:t>sto</m:t>
                </m:r>
                <m:r>
                  <m:rPr>
                    <m:nor/>
                  </m:rPr>
                  <m:t> </m:t>
                </m:r>
              </m:sup>
            </m:sSubSup>
          </m:e>
        </m:d>
      </m:oMath>
      <w:r w:rsidR="00372C4F">
        <w:t xml:space="preserve"> and the alternative off-grid supply option for each node.</w:t>
      </w:r>
    </w:p>
    <w:p w14:paraId="2B275A77" w14:textId="77777777" w:rsidR="001B1805" w:rsidRDefault="00497247">
      <w:pPr>
        <w:spacing w:after="240"/>
      </w:pPr>
      <m:oMathPara>
        <m:oMath>
          <m:sSubSup>
            <m:sSubSupPr>
              <m:ctrlPr>
                <w:rPr>
                  <w:rFonts w:ascii="Cambria Math" w:hAnsi="Cambria Math"/>
                </w:rPr>
              </m:ctrlPr>
            </m:sSubSupPr>
            <m:e>
              <m:r>
                <w:rPr>
                  <w:rFonts w:ascii="Cambria Math" w:hAnsi="Cambria Math"/>
                </w:rPr>
                <m:t>q</m:t>
              </m:r>
            </m:e>
            <m:sub>
              <m:r>
                <w:rPr>
                  <w:rFonts w:ascii="Cambria Math" w:hAnsi="Cambria Math"/>
                </w:rPr>
                <m:t>n</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m</m:t>
              </m:r>
            </m:sub>
            <m:sup>
              <m:r>
                <w:rPr>
                  <w:rFonts w:ascii="Cambria Math" w:hAnsi="Cambria Math"/>
                </w:rPr>
                <m:t>fed</m:t>
              </m:r>
            </m:sup>
          </m:sSubSup>
          <m:r>
            <m:rPr>
              <m:sty m:val="p"/>
            </m:rP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n</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m</m:t>
              </m:r>
            </m:sub>
            <m:sup>
              <m:r>
                <w:rPr>
                  <w:rFonts w:ascii="Cambria Math" w:hAnsi="Cambria Math"/>
                </w:rPr>
                <m:t>dem</m:t>
              </m:r>
            </m:sup>
          </m:sSubSup>
          <m:r>
            <m:rPr>
              <m:sty m:val="p"/>
            </m:rPr>
            <w:rPr>
              <w:rFonts w:ascii="Cambria Math" w:hAnsi="Cambria Math"/>
            </w:rPr>
            <m:t>-</m:t>
          </m:r>
          <m:sSub>
            <m:sSubPr>
              <m:ctrlPr>
                <w:rPr>
                  <w:rFonts w:ascii="Cambria Math" w:hAnsi="Cambria Math"/>
                </w:rPr>
              </m:ctrlPr>
            </m:sSubPr>
            <m:e>
              <m:r>
                <w:rPr>
                  <w:rFonts w:ascii="Cambria Math" w:hAnsi="Cambria Math"/>
                </w:rPr>
                <m:t>ξ</m:t>
              </m:r>
            </m:e>
            <m:sub>
              <m:r>
                <w:rPr>
                  <w:rFonts w:ascii="Cambria Math" w:hAnsi="Cambria Math"/>
                </w:rPr>
                <m:t>m</m:t>
              </m:r>
            </m:sub>
          </m:sSub>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q</m:t>
                  </m:r>
                </m:e>
                <m:sub>
                  <m:r>
                    <w:rPr>
                      <w:rFonts w:ascii="Cambria Math" w:hAnsi="Cambria Math"/>
                    </w:rPr>
                    <m:t>n</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m</m:t>
                  </m:r>
                </m:sub>
                <m:sup>
                  <m:r>
                    <w:rPr>
                      <w:rFonts w:ascii="Cambria Math" w:hAnsi="Cambria Math"/>
                    </w:rPr>
                    <m:t>exp</m:t>
                  </m:r>
                </m:sup>
              </m:sSubSup>
              <m:r>
                <m:rPr>
                  <m:sty m:val="p"/>
                </m:rP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n</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m</m:t>
                  </m:r>
                </m:sub>
                <m:sup>
                  <m:r>
                    <w:rPr>
                      <w:rFonts w:ascii="Cambria Math" w:hAnsi="Cambria Math"/>
                    </w:rPr>
                    <m:t>imp</m:t>
                  </m:r>
                </m:sup>
              </m:sSubSup>
            </m:e>
          </m:d>
          <m:r>
            <m:rPr>
              <m:sty m:val="p"/>
            </m:rP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n</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m</m:t>
              </m:r>
            </m:sub>
            <m:sup>
              <m:r>
                <w:rPr>
                  <w:rFonts w:ascii="Cambria Math" w:hAnsi="Cambria Math"/>
                </w:rPr>
                <m:t>sto</m:t>
              </m:r>
            </m:sup>
          </m:sSubSup>
          <m:r>
            <m:rPr>
              <m:sty m:val="p"/>
            </m:rP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n</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m</m:t>
              </m:r>
            </m:sub>
            <m:sup>
              <m:r>
                <w:rPr>
                  <w:rFonts w:ascii="Cambria Math" w:hAnsi="Cambria Math"/>
                </w:rPr>
                <m:t>off</m:t>
              </m:r>
              <m:r>
                <m:rPr>
                  <m:sty m:val="p"/>
                </m:rPr>
                <w:rPr>
                  <w:rFonts w:ascii="Cambria Math" w:hAnsi="Cambria Math"/>
                </w:rPr>
                <m:t>-</m:t>
              </m:r>
              <m:r>
                <w:rPr>
                  <w:rFonts w:ascii="Cambria Math" w:hAnsi="Cambria Math"/>
                </w:rPr>
                <m:t>grid</m:t>
              </m:r>
            </m:sup>
          </m:sSubSup>
          <m:r>
            <m:rPr>
              <m:sty m:val="p"/>
            </m:rPr>
            <w:rPr>
              <w:rFonts w:ascii="Cambria Math" w:hAnsi="Cambria Math"/>
            </w:rPr>
            <m:t>=0</m:t>
          </m:r>
        </m:oMath>
      </m:oMathPara>
    </w:p>
    <w:p w14:paraId="1FC653A9" w14:textId="77777777" w:rsidR="001B1805" w:rsidRDefault="00372C4F">
      <w:pPr>
        <w:spacing w:after="240"/>
      </w:pPr>
      <w:r>
        <w:t xml:space="preserve">Note that </w:t>
      </w:r>
      <m:oMath>
        <m:sSub>
          <m:sSubPr>
            <m:ctrlPr>
              <w:rPr>
                <w:rFonts w:ascii="Cambria Math" w:hAnsi="Cambria Math"/>
              </w:rPr>
            </m:ctrlPr>
          </m:sSubPr>
          <m:e>
            <m:r>
              <w:rPr>
                <w:rFonts w:ascii="Cambria Math" w:hAnsi="Cambria Math"/>
              </w:rPr>
              <m:t>ξ</m:t>
            </m:r>
          </m:e>
          <m:sub>
            <m:r>
              <w:rPr>
                <w:rFonts w:ascii="Cambria Math" w:hAnsi="Cambria Math"/>
              </w:rPr>
              <m:t>m</m:t>
            </m:r>
          </m:sub>
        </m:sSub>
      </m:oMath>
      <w:r>
        <w:t xml:space="preserve"> is a scaling factor per month to respect hourly peak values at the gas pipelines. As it is assumed that supplied volumes equals the sum of discharged volumes at the gas pipelines, Equation 7 describes a stationary model. The so-called (supplied and discharged volumes together with gas pressure levels) are balanced. The gas demand </w:t>
      </w:r>
      <m:oMath>
        <m:sSubSup>
          <m:sSubSupPr>
            <m:ctrlPr>
              <w:rPr>
                <w:rFonts w:ascii="Cambria Math" w:hAnsi="Cambria Math"/>
              </w:rPr>
            </m:ctrlPr>
          </m:sSubSupPr>
          <m:e>
            <m:r>
              <w:rPr>
                <w:rFonts w:ascii="Cambria Math" w:hAnsi="Cambria Math"/>
              </w:rPr>
              <m:t>q</m:t>
            </m:r>
          </m:e>
          <m:sub>
            <m:r>
              <w:rPr>
                <w:rFonts w:ascii="Cambria Math" w:hAnsi="Cambria Math"/>
              </w:rPr>
              <m:t>n</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m</m:t>
            </m:r>
          </m:sub>
          <m:sup>
            <m:r>
              <w:rPr>
                <w:rFonts w:ascii="Cambria Math" w:hAnsi="Cambria Math"/>
              </w:rPr>
              <m:t>dem</m:t>
            </m:r>
          </m:sup>
        </m:sSubSup>
      </m:oMath>
      <w:r>
        <w:t xml:space="preserve"> consits of two components, as shown in Equation </w:t>
      </w:r>
      <m:oMath>
        <m:r>
          <m:rPr>
            <m:sty m:val="p"/>
          </m:rPr>
          <w:rPr>
            <w:rFonts w:ascii="Cambria Math" w:hAnsi="Cambria Math"/>
          </w:rPr>
          <m:t>8</m:t>
        </m:r>
        <m:sSubSup>
          <m:sSubSupPr>
            <m:ctrlPr>
              <w:rPr>
                <w:rFonts w:ascii="Cambria Math" w:hAnsi="Cambria Math"/>
              </w:rPr>
            </m:ctrlPr>
          </m:sSubSupPr>
          <m:e>
            <m:r>
              <w:rPr>
                <w:rFonts w:ascii="Cambria Math" w:hAnsi="Cambria Math"/>
              </w:rPr>
              <m:t>q</m:t>
            </m:r>
          </m:e>
          <m:sub>
            <m:r>
              <w:rPr>
                <w:rFonts w:ascii="Cambria Math" w:hAnsi="Cambria Math"/>
              </w:rPr>
              <m:t>n</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m</m:t>
            </m:r>
          </m:sub>
          <m:sup>
            <m:r>
              <m:rPr>
                <m:nor/>
              </m:rPr>
              <m:t>dem,loc</m:t>
            </m:r>
            <m:r>
              <m:rPr>
                <m:nor/>
              </m:rPr>
              <m:t> </m:t>
            </m:r>
          </m:sup>
        </m:sSubSup>
      </m:oMath>
      <w:r>
        <w:t xml:space="preserve"> represents that gas demand that is at the node locally available. In contrast, </w:t>
      </w:r>
      <m:oMath>
        <m:sSubSup>
          <m:sSubSupPr>
            <m:ctrlPr>
              <w:rPr>
                <w:rFonts w:ascii="Cambria Math" w:hAnsi="Cambria Math"/>
              </w:rPr>
            </m:ctrlPr>
          </m:sSubSupPr>
          <m:e>
            <m:r>
              <w:rPr>
                <w:rFonts w:ascii="Cambria Math" w:hAnsi="Cambria Math"/>
              </w:rPr>
              <m:t>q</m:t>
            </m:r>
          </m:e>
          <m:sub>
            <m:r>
              <w:rPr>
                <w:rFonts w:ascii="Cambria Math" w:hAnsi="Cambria Math"/>
              </w:rPr>
              <m:t>n</m:t>
            </m:r>
            <m:r>
              <m:rPr>
                <m:sty m:val="p"/>
              </m:rPr>
              <w:rPr>
                <w:rFonts w:ascii="Cambria Math" w:hAnsi="Cambria Math"/>
              </w:rPr>
              <m:t>,</m:t>
            </m:r>
            <m:sSup>
              <m:sSupPr>
                <m:ctrlPr>
                  <w:rPr>
                    <w:rFonts w:ascii="Cambria Math" w:hAnsi="Cambria Math"/>
                  </w:rPr>
                </m:ctrlPr>
              </m:sSupPr>
              <m:e>
                <m:r>
                  <w:rPr>
                    <w:rFonts w:ascii="Cambria Math" w:hAnsi="Cambria Math"/>
                  </w:rPr>
                  <m:t>l</m:t>
                </m:r>
              </m:e>
              <m:sup>
                <m:r>
                  <m:rPr>
                    <m:sty m:val="p"/>
                  </m:rPr>
                  <w:rPr>
                    <w:rFonts w:ascii="Cambria Math" w:hAnsi="Cambria Math"/>
                  </w:rPr>
                  <m:t>'</m:t>
                </m:r>
              </m:sup>
            </m:sSup>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m</m:t>
            </m:r>
          </m:sub>
          <m:sup>
            <m:r>
              <w:rPr>
                <w:rFonts w:ascii="Cambria Math" w:hAnsi="Cambria Math"/>
              </w:rPr>
              <m:t>del</m:t>
            </m:r>
          </m:sup>
        </m:sSubSup>
      </m:oMath>
      <w:r>
        <w:t xml:space="preserve"> is the amount of gas exchanged between different levels of the grid (e.g., delivered from the high-pressure grid level </w:t>
      </w:r>
      <m:oMath>
        <m:r>
          <w:rPr>
            <w:rFonts w:ascii="Cambria Math" w:hAnsi="Cambria Math"/>
          </w:rPr>
          <m:t>l</m:t>
        </m:r>
      </m:oMath>
      <w:r>
        <w:t xml:space="preserve"> to the mid-pressure grid level </w:t>
      </w:r>
      <m:oMath>
        <m:sSup>
          <m:sSupPr>
            <m:ctrlPr>
              <w:rPr>
                <w:rFonts w:ascii="Cambria Math" w:hAnsi="Cambria Math"/>
              </w:rPr>
            </m:ctrlPr>
          </m:sSupPr>
          <m:e>
            <m:r>
              <w:rPr>
                <w:rFonts w:ascii="Cambria Math" w:hAnsi="Cambria Math"/>
              </w:rPr>
              <m:t>l</m:t>
            </m:r>
          </m:e>
          <m:sup>
            <m:r>
              <m:rPr>
                <m:sty m:val="p"/>
              </m:rPr>
              <w:rPr>
                <w:rFonts w:ascii="Cambria Math" w:hAnsi="Cambria Math"/>
              </w:rPr>
              <m:t>'</m:t>
            </m:r>
          </m:sup>
        </m:sSup>
      </m:oMath>
      <w:r>
        <w:t xml:space="preserve"> ).</w:t>
      </w:r>
    </w:p>
    <w:p w14:paraId="1684385D" w14:textId="77777777" w:rsidR="001B1805" w:rsidRDefault="00497247">
      <w:pPr>
        <w:spacing w:after="240"/>
      </w:pPr>
      <m:oMathPara>
        <m:oMath>
          <m:sSubSup>
            <m:sSubSupPr>
              <m:ctrlPr>
                <w:rPr>
                  <w:rFonts w:ascii="Cambria Math" w:hAnsi="Cambria Math"/>
                </w:rPr>
              </m:ctrlPr>
            </m:sSubSupPr>
            <m:e>
              <m:r>
                <w:rPr>
                  <w:rFonts w:ascii="Cambria Math" w:hAnsi="Cambria Math"/>
                </w:rPr>
                <m:t>q</m:t>
              </m:r>
            </m:e>
            <m:sub>
              <m:r>
                <w:rPr>
                  <w:rFonts w:ascii="Cambria Math" w:hAnsi="Cambria Math"/>
                </w:rPr>
                <m:t>n</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m</m:t>
              </m:r>
            </m:sub>
            <m:sup>
              <m:r>
                <w:rPr>
                  <w:rFonts w:ascii="Cambria Math" w:hAnsi="Cambria Math"/>
                </w:rPr>
                <m:t>dem</m:t>
              </m:r>
            </m:sup>
          </m:sSubSup>
          <m:r>
            <m:rPr>
              <m:sty m:val="p"/>
            </m:rP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n</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m</m:t>
              </m:r>
            </m:sub>
            <m:sup>
              <m:r>
                <w:rPr>
                  <w:rFonts w:ascii="Cambria Math" w:hAnsi="Cambria Math"/>
                </w:rPr>
                <m:t>dem</m:t>
              </m:r>
              <m:r>
                <m:rPr>
                  <m:sty m:val="p"/>
                </m:rPr>
                <w:rPr>
                  <w:rFonts w:ascii="Cambria Math" w:hAnsi="Cambria Math"/>
                </w:rPr>
                <m:t>,</m:t>
              </m:r>
              <m:r>
                <w:rPr>
                  <w:rFonts w:ascii="Cambria Math" w:hAnsi="Cambria Math"/>
                </w:rPr>
                <m:t>loc</m:t>
              </m:r>
            </m:sup>
          </m:sSubSup>
          <m:r>
            <m:rPr>
              <m:sty m:val="p"/>
            </m:rP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n</m:t>
              </m:r>
              <m:r>
                <m:rPr>
                  <m:sty m:val="p"/>
                </m:rPr>
                <w:rPr>
                  <w:rFonts w:ascii="Cambria Math" w:hAnsi="Cambria Math"/>
                </w:rPr>
                <m:t>,</m:t>
              </m:r>
              <m:sSup>
                <m:sSupPr>
                  <m:ctrlPr>
                    <w:rPr>
                      <w:rFonts w:ascii="Cambria Math" w:hAnsi="Cambria Math"/>
                    </w:rPr>
                  </m:ctrlPr>
                </m:sSupPr>
                <m:e>
                  <m:r>
                    <w:rPr>
                      <w:rFonts w:ascii="Cambria Math" w:hAnsi="Cambria Math"/>
                    </w:rPr>
                    <m:t>l</m:t>
                  </m:r>
                </m:e>
                <m:sup>
                  <m:r>
                    <m:rPr>
                      <m:sty m:val="p"/>
                    </m:rPr>
                    <w:rPr>
                      <w:rFonts w:ascii="Cambria Math" w:hAnsi="Cambria Math"/>
                    </w:rPr>
                    <m:t>'</m:t>
                  </m:r>
                </m:sup>
              </m:sSup>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m</m:t>
              </m:r>
            </m:sub>
            <m:sup>
              <m:r>
                <w:rPr>
                  <w:rFonts w:ascii="Cambria Math" w:hAnsi="Cambria Math"/>
                </w:rPr>
                <m:t>del</m:t>
              </m:r>
            </m:sup>
          </m:sSubSup>
        </m:oMath>
      </m:oMathPara>
    </w:p>
    <w:p w14:paraId="69730393" w14:textId="0B97EF7A" w:rsidR="001B1805" w:rsidRDefault="00372C4F">
      <w:pPr>
        <w:spacing w:after="240"/>
      </w:pPr>
      <w:r>
        <w:t xml:space="preserve">In the original version of the model </w:t>
      </w:r>
      <m:oMath>
        <m:sSubSup>
          <m:sSubSupPr>
            <m:ctrlPr>
              <w:rPr>
                <w:rFonts w:ascii="Cambria Math" w:hAnsi="Cambria Math"/>
              </w:rPr>
            </m:ctrlPr>
          </m:sSubSupPr>
          <m:e>
            <m:r>
              <w:rPr>
                <w:rFonts w:ascii="Cambria Math" w:hAnsi="Cambria Math"/>
              </w:rPr>
              <m:t>q</m:t>
            </m:r>
          </m:e>
          <m:sub>
            <m:r>
              <w:rPr>
                <w:rFonts w:ascii="Cambria Math" w:hAnsi="Cambria Math"/>
              </w:rPr>
              <m:t>n</m:t>
            </m:r>
            <m:r>
              <m:rPr>
                <m:sty m:val="p"/>
              </m:rPr>
              <w:rPr>
                <w:rFonts w:ascii="Cambria Math" w:hAnsi="Cambria Math"/>
              </w:rPr>
              <m:t>,</m:t>
            </m:r>
            <m:sSup>
              <m:sSupPr>
                <m:ctrlPr>
                  <w:rPr>
                    <w:rFonts w:ascii="Cambria Math" w:hAnsi="Cambria Math"/>
                  </w:rPr>
                </m:ctrlPr>
              </m:sSupPr>
              <m:e>
                <m:r>
                  <w:rPr>
                    <w:rFonts w:ascii="Cambria Math" w:hAnsi="Cambria Math"/>
                  </w:rPr>
                  <m:t>l</m:t>
                </m:r>
              </m:e>
              <m:sup>
                <m:r>
                  <m:rPr>
                    <m:sty m:val="p"/>
                  </m:rPr>
                  <w:rPr>
                    <w:rFonts w:ascii="Cambria Math" w:hAnsi="Cambria Math"/>
                  </w:rPr>
                  <m:t>'</m:t>
                </m:r>
              </m:sup>
            </m:sSup>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m</m:t>
            </m:r>
          </m:sub>
          <m:sup>
            <m:r>
              <w:rPr>
                <w:rFonts w:ascii="Cambria Math" w:hAnsi="Cambria Math"/>
              </w:rPr>
              <m:t>del</m:t>
            </m:r>
          </m:sup>
        </m:sSubSup>
      </m:oMath>
      <w:r>
        <w:t xml:space="preserve"> was restricted to positive values. Consequently, only a delivery of gas amounts from a </w:t>
      </w:r>
      <w:del w:id="352" w:author="Author" w:date="2023-09-18T07:46:00Z">
        <w:r w:rsidDel="00A07AC9">
          <w:delText>higher pressure</w:delText>
        </w:r>
      </w:del>
      <w:ins w:id="353" w:author="Author" w:date="2023-09-18T07:46:00Z">
        <w:r w:rsidR="00A07AC9">
          <w:t>higher-pressure</w:t>
        </w:r>
      </w:ins>
      <w:r>
        <w:t xml:space="preserve"> level to a lower pressure level was possible. This is why </w:t>
      </w:r>
      <m:oMath>
        <m:sSubSup>
          <m:sSubSupPr>
            <m:ctrlPr>
              <w:rPr>
                <w:rFonts w:ascii="Cambria Math" w:hAnsi="Cambria Math"/>
              </w:rPr>
            </m:ctrlPr>
          </m:sSubSupPr>
          <m:e>
            <m:r>
              <w:rPr>
                <w:rFonts w:ascii="Cambria Math" w:hAnsi="Cambria Math"/>
              </w:rPr>
              <m:t>q</m:t>
            </m:r>
          </m:e>
          <m:sub>
            <m:r>
              <w:rPr>
                <w:rFonts w:ascii="Cambria Math" w:hAnsi="Cambria Math"/>
              </w:rPr>
              <m:t>n</m:t>
            </m:r>
            <m:r>
              <m:rPr>
                <m:sty m:val="p"/>
              </m:rPr>
              <w:rPr>
                <w:rFonts w:ascii="Cambria Math" w:hAnsi="Cambria Math"/>
              </w:rPr>
              <m:t>,</m:t>
            </m:r>
            <m:sSup>
              <m:sSupPr>
                <m:ctrlPr>
                  <w:rPr>
                    <w:rFonts w:ascii="Cambria Math" w:hAnsi="Cambria Math"/>
                  </w:rPr>
                </m:ctrlPr>
              </m:sSupPr>
              <m:e>
                <m:r>
                  <w:rPr>
                    <w:rFonts w:ascii="Cambria Math" w:hAnsi="Cambria Math"/>
                  </w:rPr>
                  <m:t>l</m:t>
                </m:r>
              </m:e>
              <m:sup>
                <m:r>
                  <m:rPr>
                    <m:sty m:val="p"/>
                  </m:rPr>
                  <w:rPr>
                    <w:rFonts w:ascii="Cambria Math" w:hAnsi="Cambria Math"/>
                  </w:rPr>
                  <m:t>'</m:t>
                </m:r>
              </m:sup>
            </m:sSup>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m</m:t>
            </m:r>
          </m:sub>
          <m:sup>
            <m:r>
              <w:rPr>
                <w:rFonts w:ascii="Cambria Math" w:hAnsi="Cambria Math"/>
              </w:rPr>
              <m:t>del</m:t>
            </m:r>
          </m:sup>
        </m:sSubSup>
      </m:oMath>
      <w:r>
        <w:t xml:space="preserve"> was listed as a gas demand component. However, in the work here we allow gas exchange between between gas grid levels in all directions. This gives the model the flexibility in how to use biomethane generation and to transport it from the mid-pressure grid level to the high-pressure grid level covering its demand there. This functionality was already mentioned in Section 3.1 (third bullet point) as integration and recompression of biomethane in the grid. Mathematically, this is taken into account while </w:t>
      </w:r>
      <m:oMath>
        <m:sSubSup>
          <m:sSubSupPr>
            <m:ctrlPr>
              <w:rPr>
                <w:rFonts w:ascii="Cambria Math" w:hAnsi="Cambria Math"/>
              </w:rPr>
            </m:ctrlPr>
          </m:sSubSupPr>
          <m:e>
            <m:r>
              <w:rPr>
                <w:rFonts w:ascii="Cambria Math" w:hAnsi="Cambria Math"/>
              </w:rPr>
              <m:t>q</m:t>
            </m:r>
          </m:e>
          <m:sub>
            <m:r>
              <w:rPr>
                <w:rFonts w:ascii="Cambria Math" w:hAnsi="Cambria Math"/>
              </w:rPr>
              <m:t>n</m:t>
            </m:r>
            <m:r>
              <m:rPr>
                <m:sty m:val="p"/>
              </m:rPr>
              <w:rPr>
                <w:rFonts w:ascii="Cambria Math" w:hAnsi="Cambria Math"/>
              </w:rPr>
              <m:t>,</m:t>
            </m:r>
            <m:sSup>
              <m:sSupPr>
                <m:ctrlPr>
                  <w:rPr>
                    <w:rFonts w:ascii="Cambria Math" w:hAnsi="Cambria Math"/>
                  </w:rPr>
                </m:ctrlPr>
              </m:sSupPr>
              <m:e>
                <m:r>
                  <w:rPr>
                    <w:rFonts w:ascii="Cambria Math" w:hAnsi="Cambria Math"/>
                  </w:rPr>
                  <m:t>l</m:t>
                </m:r>
              </m:e>
              <m:sup>
                <m:r>
                  <m:rPr>
                    <m:sty m:val="p"/>
                  </m:rPr>
                  <w:rPr>
                    <w:rFonts w:ascii="Cambria Math" w:hAnsi="Cambria Math"/>
                  </w:rPr>
                  <m:t>'</m:t>
                </m:r>
              </m:sup>
            </m:sSup>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m</m:t>
            </m:r>
          </m:sub>
          <m:sup>
            <m:r>
              <w:rPr>
                <w:rFonts w:ascii="Cambria Math" w:hAnsi="Cambria Math"/>
              </w:rPr>
              <m:t>del</m:t>
            </m:r>
          </m:sup>
        </m:sSubSup>
      </m:oMath>
      <w:r>
        <w:t xml:space="preserve"> is changed to a continous variable that can be both positive and negative. In view of that, depending on the sign, </w:t>
      </w:r>
      <m:oMath>
        <m:sSubSup>
          <m:sSubSupPr>
            <m:ctrlPr>
              <w:rPr>
                <w:rFonts w:ascii="Cambria Math" w:hAnsi="Cambria Math"/>
              </w:rPr>
            </m:ctrlPr>
          </m:sSubSupPr>
          <m:e>
            <m:r>
              <w:rPr>
                <w:rFonts w:ascii="Cambria Math" w:hAnsi="Cambria Math"/>
              </w:rPr>
              <m:t>q</m:t>
            </m:r>
          </m:e>
          <m:sub>
            <m:r>
              <w:rPr>
                <w:rFonts w:ascii="Cambria Math" w:hAnsi="Cambria Math"/>
              </w:rPr>
              <m:t>n</m:t>
            </m:r>
            <m:r>
              <m:rPr>
                <m:sty m:val="p"/>
              </m:rPr>
              <w:rPr>
                <w:rFonts w:ascii="Cambria Math" w:hAnsi="Cambria Math"/>
              </w:rPr>
              <m:t>,</m:t>
            </m:r>
            <m:sSup>
              <m:sSupPr>
                <m:ctrlPr>
                  <w:rPr>
                    <w:rFonts w:ascii="Cambria Math" w:hAnsi="Cambria Math"/>
                  </w:rPr>
                </m:ctrlPr>
              </m:sSupPr>
              <m:e>
                <m:r>
                  <w:rPr>
                    <w:rFonts w:ascii="Cambria Math" w:hAnsi="Cambria Math"/>
                  </w:rPr>
                  <m:t>l</m:t>
                </m:r>
              </m:e>
              <m:sup>
                <m:r>
                  <m:rPr>
                    <m:sty m:val="p"/>
                  </m:rPr>
                  <w:rPr>
                    <w:rFonts w:ascii="Cambria Math" w:hAnsi="Cambria Math"/>
                  </w:rPr>
                  <m:t>'</m:t>
                </m:r>
              </m:sup>
            </m:sSup>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m</m:t>
            </m:r>
          </m:sub>
          <m:sup>
            <m:r>
              <w:rPr>
                <w:rFonts w:ascii="Cambria Math" w:hAnsi="Cambria Math"/>
              </w:rPr>
              <m:t>del</m:t>
            </m:r>
          </m:sup>
        </m:sSubSup>
      </m:oMath>
      <w:r>
        <w:t xml:space="preserve"> is either a demand or, as shown in Equation 9, a source of gas from the perspective</w:t>
      </w:r>
    </w:p>
    <w:p w14:paraId="7C5D1CA7" w14:textId="77777777" w:rsidR="001B1805" w:rsidRDefault="00372C4F">
      <w:pPr>
        <w:jc w:val="center"/>
      </w:pPr>
      <w:r>
        <w:rPr>
          <w:noProof/>
          <w:lang w:val="en-IN" w:eastAsia="ja-JP"/>
        </w:rPr>
        <w:lastRenderedPageBreak/>
        <w:drawing>
          <wp:inline distT="0" distB="0" distL="0" distR="0" wp14:anchorId="48FD145A" wp14:editId="3002918B">
            <wp:extent cx="5486400" cy="256032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2023_09_14_8ee7960f0775a57ed0a7g-20.jpeg"/>
                    <pic:cNvPicPr/>
                  </pic:nvPicPr>
                  <pic:blipFill>
                    <a:blip r:embed="rId9" cstate="print"/>
                    <a:srcRect/>
                    <a:stretch>
                      <a:fillRect/>
                    </a:stretch>
                  </pic:blipFill>
                  <pic:spPr>
                    <a:xfrm>
                      <a:off x="0" y="0"/>
                      <a:ext cx="5486400" cy="2560320"/>
                    </a:xfrm>
                    <a:prstGeom prst="rect">
                      <a:avLst/>
                    </a:prstGeom>
                  </pic:spPr>
                </pic:pic>
              </a:graphicData>
            </a:graphic>
          </wp:inline>
        </w:drawing>
      </w:r>
    </w:p>
    <w:p w14:paraId="1B213558" w14:textId="77777777" w:rsidR="001B1805" w:rsidRDefault="00372C4F">
      <w:pPr>
        <w:spacing w:after="240"/>
      </w:pPr>
      <w:r>
        <w:t>Figure 2: Representation of the existing natural gas grid in Austria in the model.</w:t>
      </w:r>
    </w:p>
    <w:p w14:paraId="6408426A" w14:textId="77777777" w:rsidR="001B1805" w:rsidRDefault="00372C4F">
      <w:pPr>
        <w:spacing w:after="240"/>
      </w:pPr>
      <w:r>
        <w:t>The setting of the gas grid parameters and the empirical scaling are explained in detail in Appendix A.</w:t>
      </w:r>
    </w:p>
    <w:p w14:paraId="2BE8C75B" w14:textId="77777777" w:rsidR="001B1805" w:rsidRDefault="00372C4F">
      <w:pPr>
        <w:spacing w:before="240" w:line="330" w:lineRule="exact"/>
      </w:pPr>
      <w:r>
        <w:rPr>
          <w:b/>
          <w:sz w:val="33"/>
        </w:rPr>
        <w:t>Representation of the existing natural gas grid in Austria</w:t>
      </w:r>
    </w:p>
    <w:p w14:paraId="1C34C8A6" w14:textId="4C36050F" w:rsidR="001B1805" w:rsidRDefault="00372C4F">
      <w:pPr>
        <w:spacing w:after="240"/>
      </w:pPr>
      <w:r>
        <w:t>As described, the existing gas grid and its pipeline</w:t>
      </w:r>
      <w:del w:id="354" w:author="Author" w:date="2023-09-18T07:23:00Z">
        <w:r w:rsidDel="009B0413">
          <w:delText>s</w:delText>
        </w:r>
      </w:del>
      <w:r>
        <w:t xml:space="preserve"> takes a key role in the optimal decision of the model. Figure 2 shows the current gas grid, which serves as the starting grid of the present study. For the reader who is not very familiar with Austria and its current gas supply, additional information can be found in Appendix B. </w:t>
      </w:r>
      <w:ins w:id="355" w:author="Author" w:date="2023-09-16T20:28:00Z">
        <w:r w:rsidR="001773C3">
          <w:t>Entry and exit points connecting the Austrian gas grid with the neighboring gas grids, the Austrian gas storage capacities and the domestic fossil natural gas generation are taken into account, in addition to</w:t>
        </w:r>
      </w:ins>
      <w:del w:id="356" w:author="Author" w:date="2023-09-16T20:28:00Z">
        <w:r w:rsidDel="001773C3">
          <w:delText>The</w:delText>
        </w:r>
      </w:del>
      <w:ins w:id="357" w:author="Author" w:date="2023-09-16T20:28:00Z">
        <w:r w:rsidR="001773C3">
          <w:t xml:space="preserve"> the</w:t>
        </w:r>
      </w:ins>
      <w:r>
        <w:t xml:space="preserve"> existing natural gas grid </w:t>
      </w:r>
      <w:del w:id="358" w:author="Author" w:date="2023-09-16T20:28:00Z">
        <w:r w:rsidDel="001773C3">
          <w:delText xml:space="preserve">is </w:delText>
        </w:r>
      </w:del>
      <w:ins w:id="359" w:author="Author" w:date="2023-09-16T20:28:00Z">
        <w:r w:rsidR="001773C3">
          <w:t xml:space="preserve">being </w:t>
        </w:r>
      </w:ins>
      <w:r>
        <w:t xml:space="preserve">represented in the model by 738 pipeline sections (lines) and 657 supply and demand points (nodes). </w:t>
      </w:r>
      <w:del w:id="360" w:author="Author" w:date="2023-09-16T20:28:00Z">
        <w:r w:rsidDel="001773C3">
          <w:delText>In addition,</w:delText>
        </w:r>
      </w:del>
      <w:del w:id="361" w:author="Author" w:date="2023-09-16T20:27:00Z">
        <w:r w:rsidDel="001773C3">
          <w:delText xml:space="preserve"> entry and exit points connecting the Austrian gas grid with the neighboring gas grids, the Austrian gas storage capacities and the domestic fossil natural gas generation, are taken into account</w:delText>
        </w:r>
      </w:del>
      <w:del w:id="362" w:author="Author" w:date="2023-09-16T20:28:00Z">
        <w:r w:rsidDel="001773C3">
          <w:delText>.</w:delText>
        </w:r>
      </w:del>
    </w:p>
    <w:p w14:paraId="300252EF" w14:textId="78504D29" w:rsidR="001B1805" w:rsidRDefault="00B44DDF">
      <w:pPr>
        <w:spacing w:after="240"/>
      </w:pPr>
      <w:ins w:id="363" w:author="Author" w:date="2023-09-16T10:16:00Z">
        <w:r>
          <w:t>[</w:t>
        </w:r>
      </w:ins>
      <w:r w:rsidR="00372C4F">
        <w:t>476</w:t>
      </w:r>
      <w:ins w:id="364" w:author="Author" w:date="2023-09-16T10:16:00Z">
        <w:r>
          <w:t>]</w:t>
        </w:r>
      </w:ins>
      <w:r w:rsidR="00372C4F">
        <w:t xml:space="preserve"> In total, the existing natural gas grid, serving as the starting gas grid, consi</w:t>
      </w:r>
      <w:ins w:id="365" w:author="Author" w:date="2023-09-16T10:16:00Z">
        <w:r>
          <w:t>s</w:t>
        </w:r>
      </w:ins>
      <w:r w:rsidR="00372C4F">
        <w:t>ts of transmission, high-pressure</w:t>
      </w:r>
      <w:ins w:id="366" w:author="Author" w:date="2023-09-20T10:24:00Z">
        <w:r w:rsidR="00AC33B5">
          <w:t>, and</w:t>
        </w:r>
      </w:ins>
      <w:del w:id="367" w:author="Author" w:date="2023-09-20T10:24:00Z">
        <w:r w:rsidR="00372C4F" w:rsidDel="00AC33B5">
          <w:delText xml:space="preserve"> and</w:delText>
        </w:r>
      </w:del>
      <w:r w:rsidR="00372C4F">
        <w:t xml:space="preserve"> mid-pressure pipelines that have in total a length of around </w:t>
      </w:r>
      <m:oMath>
        <m:r>
          <m:rPr>
            <m:sty m:val="p"/>
          </m:rPr>
          <w:rPr>
            <w:rFonts w:ascii="Cambria Math" w:hAnsi="Cambria Math"/>
          </w:rPr>
          <m:t>6700</m:t>
        </m:r>
        <m:r>
          <m:rPr>
            <m:nor/>
          </m:rPr>
          <m:t xml:space="preserve"> </m:t>
        </m:r>
        <m:r>
          <m:rPr>
            <m:sty m:val="p"/>
          </m:rPr>
          <w:rPr>
            <w:rFonts w:ascii="Cambria Math" w:hAnsi="Cambria Math"/>
          </w:rPr>
          <m:t>km</m:t>
        </m:r>
      </m:oMath>
      <w:r w:rsidR="00372C4F">
        <w:t xml:space="preserve">. Below is a brief description of how the authors of the study determined the existing Austrian gas grid in their model as a third party. The fact is that data about gas grids, especially at the distribution grid level, is scarcely accessible to the public. However, data is available for the transmission grid level and for gas storage, for example, published by ENTSO-G [58]. At the distribution grid levels, data was partly provided in the form of shapefiles (which is a digital vector storage format for storing geographic location and associated attribute information, such as transport capacities in the context here) upon request (see </w:t>
      </w:r>
      <w:ins w:id="368" w:author="Author" w:date="2023-09-16T10:17:00Z">
        <w:r w:rsidR="008A6F17">
          <w:t>[</w:t>
        </w:r>
      </w:ins>
      <w:r w:rsidR="00372C4F">
        <w:t xml:space="preserve">64]). Where data on the distribution grid was not available, the location of the high-pressure and mid-pressure pipelines is determined manually (i.e., by comparison with publicly available maps and illustrations from the Austrian energy regulator [69]) and transport capacities are estimated. This includes the age structure of gas pipelines, for which some information is available on the Internet. The latter can be found, for example, on the websites of the distribution grid operators. </w:t>
      </w:r>
      <w:r w:rsidR="00372C4F">
        <w:lastRenderedPageBreak/>
        <w:t>The resulting Austrian gas grid, consisting of gas pipelines at the transmission, high-pressure</w:t>
      </w:r>
      <w:ins w:id="369" w:author="Author" w:date="2023-09-20T10:24:00Z">
        <w:r w:rsidR="00AC33B5">
          <w:t>, and</w:t>
        </w:r>
      </w:ins>
      <w:del w:id="370" w:author="Author" w:date="2023-09-20T10:24:00Z">
        <w:r w:rsidR="00372C4F" w:rsidDel="00AC33B5">
          <w:delText xml:space="preserve"> and</w:delText>
        </w:r>
      </w:del>
      <w:r w:rsidR="00372C4F">
        <w:t xml:space="preserve"> mid-pressure grid levels, is then overlaid on the map of Austria at the level of municipalities. </w:t>
      </w:r>
      <w:del w:id="371" w:author="Author" w:date="2023-09-16T11:51:00Z">
        <w:r w:rsidR="00372C4F" w:rsidDel="00B076C1">
          <w:delText>Those of the municipalities, t</w:delText>
        </w:r>
      </w:del>
      <w:ins w:id="372" w:author="Author" w:date="2023-09-16T11:51:00Z">
        <w:r w:rsidR="00B076C1">
          <w:t>T</w:t>
        </w:r>
      </w:ins>
      <w:r w:rsidR="00372C4F">
        <w:t>here are 2095 Austrian municipalities in total according to the NUTS nomenclature</w:t>
      </w:r>
      <w:ins w:id="373" w:author="Author" w:date="2023-09-17T14:14:00Z">
        <w:r w:rsidR="00FA6F46">
          <w:t>. S</w:t>
        </w:r>
      </w:ins>
      <w:del w:id="374" w:author="Author" w:date="2023-09-17T14:14:00Z">
        <w:r w:rsidR="00372C4F" w:rsidDel="00FA6F46">
          <w:delText xml:space="preserve">, </w:delText>
        </w:r>
      </w:del>
      <w:ins w:id="375" w:author="Author" w:date="2023-09-16T11:51:00Z">
        <w:r w:rsidR="00B076C1">
          <w:t xml:space="preserve">o those </w:t>
        </w:r>
        <w:r w:rsidR="00CF69C4">
          <w:t xml:space="preserve">municipalities </w:t>
        </w:r>
      </w:ins>
      <w:r w:rsidR="00372C4F">
        <w:t>with natural gas demand and crossing the resulting gas grid are a node in the gas grid graph. As mentioned, there are 657 of such nodes building the existing Austrian gas grid in the model. The connection between two of these nodes are one of the 738 pipeline sections in the model. If a municipality with natural gas demand does not have an intersection with a gas pipeline of the existing grid (e.g.</w:t>
      </w:r>
      <w:ins w:id="376" w:author="Author" w:date="2023-09-16T10:18:00Z">
        <w:r w:rsidR="002B5D69">
          <w:t>,</w:t>
        </w:r>
      </w:ins>
      <w:r w:rsidR="00372C4F">
        <w:t xml:space="preserve"> because only a low-pressure pipeline connects is available, which is not considered in the existing gas grid), the demand (and/or generation) is assigned to the nearest node with the shortest distance.</w:t>
      </w:r>
    </w:p>
    <w:p w14:paraId="6434715D" w14:textId="77777777" w:rsidR="001B1805" w:rsidRDefault="00372C4F">
      <w:pPr>
        <w:spacing w:before="240" w:line="330" w:lineRule="exact"/>
      </w:pPr>
      <w:r>
        <w:rPr>
          <w:b/>
          <w:sz w:val="33"/>
        </w:rPr>
        <w:t>Scenarios</w:t>
      </w:r>
    </w:p>
    <w:p w14:paraId="4AEDF51F" w14:textId="171BD8EF" w:rsidR="001B1805" w:rsidRDefault="00372C4F">
      <w:pPr>
        <w:spacing w:after="240"/>
      </w:pPr>
      <w:r>
        <w:t>In the absence of a holistic model</w:t>
      </w:r>
      <w:ins w:id="377" w:author="Author" w:date="2023-09-20T10:12:00Z">
        <w:r w:rsidR="0070781B">
          <w:t>ing</w:t>
        </w:r>
      </w:ins>
      <w:del w:id="378" w:author="Author" w:date="2023-09-20T10:12:00Z">
        <w:r w:rsidDel="0070781B">
          <w:delText>ling</w:delText>
        </w:r>
      </w:del>
      <w:r>
        <w:t xml:space="preserve"> view of the energy system across all energy sectors and sources in this study, the scenarios are of particular importance. </w:t>
      </w:r>
      <w:ins w:id="379" w:author="Author" w:date="2023-09-16T10:19:00Z">
        <w:r w:rsidR="00511650">
          <w:t>In a precise level of energy source use that is model</w:t>
        </w:r>
      </w:ins>
      <w:ins w:id="380" w:author="Author" w:date="2023-09-20T10:12:00Z">
        <w:r w:rsidR="0070781B">
          <w:t>ed</w:t>
        </w:r>
      </w:ins>
      <w:ins w:id="381" w:author="Author" w:date="2023-09-16T10:19:00Z">
        <w:r w:rsidR="00511650">
          <w:t xml:space="preserve"> in an optimal way in these holistic model</w:t>
        </w:r>
      </w:ins>
      <w:ins w:id="382" w:author="Author" w:date="2023-09-20T10:12:00Z">
        <w:r w:rsidR="0070781B">
          <w:t>ing</w:t>
        </w:r>
      </w:ins>
      <w:ins w:id="383" w:author="Author" w:date="2023-09-16T10:19:00Z">
        <w:r w:rsidR="00511650">
          <w:t xml:space="preserve"> approaches, the</w:t>
        </w:r>
      </w:ins>
      <w:del w:id="384" w:author="Author" w:date="2023-09-16T10:19:00Z">
        <w:r w:rsidDel="00511650">
          <w:delText>The</w:delText>
        </w:r>
      </w:del>
      <w:r>
        <w:t xml:space="preserve"> scenarios and their underlying narrative define the degree of electrification, </w:t>
      </w:r>
      <w:ins w:id="385" w:author="Author" w:date="2023-09-18T07:25:00Z">
        <w:r w:rsidR="00D03E1D">
          <w:t xml:space="preserve">or </w:t>
        </w:r>
      </w:ins>
      <w:r>
        <w:t xml:space="preserve">the use of renewable natural gas and hydrogen in the process of </w:t>
      </w:r>
      <w:del w:id="386" w:author="Author" w:date="2023-09-18T07:46:00Z">
        <w:r w:rsidDel="00A07AC9">
          <w:delText>decarbonising</w:delText>
        </w:r>
      </w:del>
      <w:ins w:id="387" w:author="Author" w:date="2023-09-18T07:46:00Z">
        <w:r w:rsidR="00A07AC9">
          <w:t>decarbonizing</w:t>
        </w:r>
      </w:ins>
      <w:r>
        <w:t xml:space="preserve"> the energy system when replacing fossil natural gas. </w:t>
      </w:r>
      <w:del w:id="388" w:author="Author" w:date="2023-09-16T10:20:00Z">
        <w:r w:rsidDel="00511650">
          <w:delText>Typically, it is</w:delText>
        </w:r>
      </w:del>
      <w:del w:id="389" w:author="Author" w:date="2023-09-16T10:19:00Z">
        <w:r w:rsidDel="00511650">
          <w:delText xml:space="preserve"> precisely this level of energy source use that is modelled in an optimal way in these holistic modelling approaches</w:delText>
        </w:r>
      </w:del>
      <w:del w:id="390" w:author="Author" w:date="2023-09-16T10:20:00Z">
        <w:r w:rsidDel="00511650">
          <w:delText xml:space="preserve">. </w:delText>
        </w:r>
      </w:del>
      <w:r>
        <w:t xml:space="preserve">Based on the degree of electrification, natural gas and hydrogen, </w:t>
      </w:r>
      <w:ins w:id="391" w:author="Author" w:date="2023-09-19T14:18:00Z">
        <w:r w:rsidR="00F55D7A">
          <w:t>, this study here does not guarantee, as it is also not the focus, optimality regarding the use of the different energy carriers in a decarbonized Austrian energy system</w:t>
        </w:r>
      </w:ins>
      <w:ins w:id="392" w:author="Author" w:date="2023-09-19T14:19:00Z">
        <w:r w:rsidR="00F55D7A">
          <w:t>, with the</w:t>
        </w:r>
      </w:ins>
      <w:del w:id="393" w:author="Author" w:date="2023-09-19T14:19:00Z">
        <w:r w:rsidDel="00F55D7A">
          <w:delText>the</w:delText>
        </w:r>
      </w:del>
      <w:r>
        <w:t xml:space="preserve"> scenarios provid</w:t>
      </w:r>
      <w:ins w:id="394" w:author="Author" w:date="2023-09-19T14:19:00Z">
        <w:r w:rsidR="00F55D7A">
          <w:t>ing</w:t>
        </w:r>
      </w:ins>
      <w:del w:id="395" w:author="Author" w:date="2023-09-19T14:19:00Z">
        <w:r w:rsidDel="00F55D7A">
          <w:delText>e</w:delText>
        </w:r>
      </w:del>
      <w:r>
        <w:t xml:space="preserve"> estimates particularly for the development of the amounts of natural gas demand and generation (incl. import and export from and to neighboring countries). </w:t>
      </w:r>
      <w:del w:id="396" w:author="Author" w:date="2023-09-19T14:19:00Z">
        <w:r w:rsidDel="00F55D7A">
          <w:delText>Consequently</w:delText>
        </w:r>
      </w:del>
      <w:del w:id="397" w:author="Author" w:date="2023-09-19T14:18:00Z">
        <w:r w:rsidDel="00F55D7A">
          <w:delText>, this study here does not guarantee, as it is also not the focus, optimality regarding the use of the different energy carriers in a decarbonized Austrian energy system</w:delText>
        </w:r>
      </w:del>
      <w:r>
        <w:t>. The scope is much more on: if we have these amounts and localization of natural gas demand and generation in Austria given, which gas grid is required for balancing both.</w:t>
      </w:r>
    </w:p>
    <w:p w14:paraId="25E1752A" w14:textId="21E24650" w:rsidR="001B1805" w:rsidRDefault="00372C4F">
      <w:pPr>
        <w:spacing w:after="240"/>
      </w:pPr>
      <w:r>
        <w:t>With this in mind, four different scenarios are defined. They are called "Electrification</w:t>
      </w:r>
      <w:ins w:id="398" w:author="Author" w:date="2023-09-20T10:18:00Z">
        <w:r w:rsidR="001F3BCC">
          <w:t>,"</w:t>
        </w:r>
      </w:ins>
      <w:del w:id="399" w:author="Author" w:date="2023-09-20T10:18:00Z">
        <w:r w:rsidDel="001F3BCC">
          <w:delText>",</w:delText>
        </w:r>
      </w:del>
      <w:r>
        <w:t xml:space="preserve"> "Green Gas</w:t>
      </w:r>
      <w:ins w:id="400" w:author="Author" w:date="2023-09-20T10:18:00Z">
        <w:r w:rsidR="001F3BCC">
          <w:t>,"</w:t>
        </w:r>
      </w:ins>
      <w:del w:id="401" w:author="Author" w:date="2023-09-20T10:18:00Z">
        <w:r w:rsidDel="001F3BCC">
          <w:delText>",</w:delText>
        </w:r>
      </w:del>
      <w:r>
        <w:t xml:space="preserve"> "Decentralized Green Gas" and "Green Methane" and span a wide range of the development of gas demand and generation in Austria. All the four scenarios </w:t>
      </w:r>
      <w:ins w:id="402" w:author="Author" w:date="2023-09-18T07:26:00Z">
        <w:r w:rsidR="00DC6327">
          <w:t>are based</w:t>
        </w:r>
      </w:ins>
      <w:del w:id="403" w:author="Author" w:date="2023-09-18T07:26:00Z">
        <w:r w:rsidDel="00DC6327">
          <w:delText xml:space="preserve">base </w:delText>
        </w:r>
      </w:del>
      <w:ins w:id="404" w:author="Author" w:date="2023-09-18T07:26:00Z">
        <w:r w:rsidR="00DC6327">
          <w:t xml:space="preserve"> </w:t>
        </w:r>
      </w:ins>
      <w:r>
        <w:t xml:space="preserve">on published national decarbonization scenarios for the Austrian energy system. For example, the scenario Electrification is based on the </w:t>
      </w:r>
      <w:del w:id="405" w:author="Author" w:date="2023-09-16T11:54:00Z">
        <w:r w:rsidDel="003775DA">
          <w:delText xml:space="preserve">recently fundamentally in </w:delText>
        </w:r>
      </w:del>
      <w:r>
        <w:t xml:space="preserve">2023 </w:t>
      </w:r>
      <w:del w:id="406" w:author="Author" w:date="2023-09-16T10:21:00Z">
        <w:r w:rsidDel="00BA7A05">
          <w:delText xml:space="preserve">updated </w:delText>
        </w:r>
      </w:del>
      <w:r>
        <w:t xml:space="preserve">Transition </w:t>
      </w:r>
      <w:proofErr w:type="spellStart"/>
      <w:r>
        <w:t>Szenario</w:t>
      </w:r>
      <w:proofErr w:type="spellEnd"/>
      <w:ins w:id="407" w:author="Author" w:date="2023-09-16T11:54:00Z">
        <w:r w:rsidR="003775DA">
          <w:t>, recently fundamentally updated and</w:t>
        </w:r>
      </w:ins>
      <w:r>
        <w:t xml:space="preserve"> published by the Environment Agency Austria [10</w:t>
      </w:r>
      <w:ins w:id="408" w:author="Author" w:date="2023-09-16T10:21:00Z">
        <w:r w:rsidR="00BA7A05">
          <w:t>]</w:t>
        </w:r>
      </w:ins>
      <w:r>
        <w:t>. Figure 3 gives a characterization of the four scenarios by in total eight dimensions, allowing a qualit</w:t>
      </w:r>
      <w:del w:id="409" w:author="Author" w:date="2023-09-17T14:16:00Z">
        <w:r w:rsidDel="000C3DC1">
          <w:delText>i</w:delText>
        </w:r>
      </w:del>
      <w:r>
        <w:t xml:space="preserve">ative comparison regarding natural gas demand, generation and its spatial concentration. Based on this qualitative overview of the four scenarios, </w:t>
      </w:r>
      <w:ins w:id="410" w:author="Author" w:date="2023-09-16T10:22:00Z">
        <w:r w:rsidR="00BA7A05">
          <w:t xml:space="preserve">the natural gas demand is the lowest in the scenario Electrification (Elec) with 7.2 </w:t>
        </w:r>
        <w:proofErr w:type="spellStart"/>
        <w:r w:rsidR="00BA7A05">
          <w:t>TWh</w:t>
        </w:r>
        <w:proofErr w:type="spellEnd"/>
        <w:r w:rsidR="00BA7A05">
          <w:t xml:space="preserve">, and the highest natural gas demand is in the scenario Green Methane (GM) with 84.2 </w:t>
        </w:r>
        <w:proofErr w:type="spellStart"/>
        <w:r w:rsidR="00BA7A05">
          <w:t>TWh</w:t>
        </w:r>
        <w:proofErr w:type="spellEnd"/>
        <w:r w:rsidR="00BA7A05">
          <w:t xml:space="preserve">, where we see in </w:t>
        </w:r>
      </w:ins>
      <w:r>
        <w:t xml:space="preserve">Table 1 and 2 </w:t>
      </w:r>
      <w:ins w:id="411" w:author="Author" w:date="2023-09-16T10:22:00Z">
        <w:r w:rsidR="00BA7A05">
          <w:t>the</w:t>
        </w:r>
      </w:ins>
      <w:del w:id="412" w:author="Author" w:date="2023-09-16T10:22:00Z">
        <w:r w:rsidDel="00BA7A05">
          <w:delText xml:space="preserve">give the </w:delText>
        </w:r>
      </w:del>
      <w:ins w:id="413" w:author="Author" w:date="2023-09-16T10:22:00Z">
        <w:r w:rsidR="00BA7A05">
          <w:t xml:space="preserve"> </w:t>
        </w:r>
      </w:ins>
      <w:r>
        <w:t>quantitative numbers of natural gas demand and domestic generation in the four scenarios in 2040</w:t>
      </w:r>
      <w:ins w:id="414" w:author="Author" w:date="2023-09-16T10:22:00Z">
        <w:r w:rsidR="00BA7A05">
          <w:t>,</w:t>
        </w:r>
      </w:ins>
      <w:r>
        <w:t xml:space="preserve"> respectively. </w:t>
      </w:r>
      <w:del w:id="415" w:author="Author" w:date="2023-09-16T10:23:00Z">
        <w:r w:rsidDel="00BA7A05">
          <w:delText xml:space="preserve">For instance, </w:delText>
        </w:r>
      </w:del>
      <w:del w:id="416" w:author="Author" w:date="2023-09-16T10:22:00Z">
        <w:r w:rsidDel="00BA7A05">
          <w:delText xml:space="preserve">the natural gas demand is the lowest in the scenario Electrification (Elec) with 7.2 TWh. The highest natural gas demand is in the scenario Green Methane (GM) with 84.2 TWh. </w:delText>
        </w:r>
      </w:del>
      <w:r>
        <w:t xml:space="preserve">Latter, for instance, accounts for </w:t>
      </w:r>
      <m:oMath>
        <m:r>
          <m:rPr>
            <m:sty m:val="p"/>
          </m:rPr>
          <w:rPr>
            <w:rFonts w:ascii="Cambria Math" w:hAnsi="Cambria Math"/>
          </w:rPr>
          <m:t>91.9%</m:t>
        </m:r>
      </m:oMath>
      <w:r>
        <w:t xml:space="preserve"> of the natural gas demand in Austria 2022.</w:t>
      </w:r>
    </w:p>
    <w:p w14:paraId="555889FF" w14:textId="77777777" w:rsidR="001B1805" w:rsidRDefault="00372C4F">
      <w:pPr>
        <w:spacing w:after="240"/>
      </w:pPr>
      <w:r>
        <w:t>For the interpretation of the study results, three aspects in the scenario definition are crucial. Therefore, they are highlighted here in particular:</w:t>
      </w:r>
    </w:p>
    <w:p w14:paraId="40B2EF40" w14:textId="77777777" w:rsidR="001B1805" w:rsidRDefault="00372C4F">
      <w:pPr>
        <w:numPr>
          <w:ilvl w:val="0"/>
          <w:numId w:val="7"/>
        </w:numPr>
      </w:pPr>
      <w:r>
        <w:lastRenderedPageBreak/>
        <w:t>By the target year 2040, only renewable gases are used to supply Austria's</w:t>
      </w:r>
    </w:p>
    <w:tbl>
      <w:tblPr>
        <w:tblW w:w="0" w:type="auto"/>
        <w:jc w:val="center"/>
        <w:tblCellSpacing w:w="0" w:type="dxa"/>
        <w:tblCellMar>
          <w:top w:w="80" w:type="dxa"/>
          <w:left w:w="160" w:type="dxa"/>
          <w:bottom w:w="80" w:type="dxa"/>
          <w:right w:w="160" w:type="dxa"/>
        </w:tblCellMar>
        <w:tblLook w:val="0000" w:firstRow="0" w:lastRow="0" w:firstColumn="0" w:lastColumn="0" w:noHBand="0" w:noVBand="0"/>
      </w:tblPr>
      <w:tblGrid>
        <w:gridCol w:w="3353"/>
        <w:gridCol w:w="1186"/>
        <w:gridCol w:w="1186"/>
        <w:gridCol w:w="1186"/>
        <w:gridCol w:w="1186"/>
      </w:tblGrid>
      <w:tr w:rsidR="001B1805" w14:paraId="50B90281" w14:textId="77777777">
        <w:trPr>
          <w:cantSplit/>
          <w:tblCellSpacing w:w="0" w:type="dxa"/>
          <w:jc w:val="center"/>
        </w:trPr>
        <w:tc>
          <w:tcPr>
            <w:tcW w:w="0" w:type="auto"/>
            <w:tcBorders>
              <w:top w:val="single" w:sz="8" w:space="0" w:color="000000"/>
              <w:bottom w:val="single" w:sz="8" w:space="0" w:color="000000"/>
            </w:tcBorders>
            <w:vAlign w:val="center"/>
          </w:tcPr>
          <w:p w14:paraId="2B914E81" w14:textId="77777777" w:rsidR="001B1805" w:rsidRDefault="00372C4F">
            <w:pPr>
              <w:jc w:val="right"/>
            </w:pPr>
            <w:r>
              <w:t>Scenario</w:t>
            </w:r>
          </w:p>
        </w:tc>
        <w:tc>
          <w:tcPr>
            <w:tcW w:w="0" w:type="auto"/>
            <w:tcBorders>
              <w:top w:val="single" w:sz="8" w:space="0" w:color="000000"/>
              <w:bottom w:val="single" w:sz="8" w:space="0" w:color="000000"/>
            </w:tcBorders>
            <w:vAlign w:val="center"/>
          </w:tcPr>
          <w:p w14:paraId="007D860E" w14:textId="77777777" w:rsidR="001B1805" w:rsidRDefault="00372C4F">
            <w:pPr>
              <w:jc w:val="right"/>
            </w:pPr>
            <w:r>
              <w:t>Elec</w:t>
            </w:r>
          </w:p>
        </w:tc>
        <w:tc>
          <w:tcPr>
            <w:tcW w:w="0" w:type="auto"/>
            <w:tcBorders>
              <w:top w:val="single" w:sz="8" w:space="0" w:color="000000"/>
              <w:bottom w:val="single" w:sz="8" w:space="0" w:color="000000"/>
            </w:tcBorders>
            <w:vAlign w:val="center"/>
          </w:tcPr>
          <w:p w14:paraId="6A8C7CBB" w14:textId="77777777" w:rsidR="001B1805" w:rsidRDefault="00372C4F">
            <w:pPr>
              <w:jc w:val="right"/>
            </w:pPr>
            <w:r>
              <w:t>GG</w:t>
            </w:r>
          </w:p>
        </w:tc>
        <w:tc>
          <w:tcPr>
            <w:tcW w:w="0" w:type="auto"/>
            <w:tcBorders>
              <w:top w:val="single" w:sz="8" w:space="0" w:color="000000"/>
              <w:bottom w:val="single" w:sz="8" w:space="0" w:color="000000"/>
            </w:tcBorders>
            <w:vAlign w:val="center"/>
          </w:tcPr>
          <w:p w14:paraId="2A9A143D" w14:textId="77777777" w:rsidR="001B1805" w:rsidRDefault="00372C4F">
            <w:pPr>
              <w:jc w:val="right"/>
            </w:pPr>
            <w:r>
              <w:t>DGG</w:t>
            </w:r>
          </w:p>
        </w:tc>
        <w:tc>
          <w:tcPr>
            <w:tcW w:w="0" w:type="auto"/>
            <w:tcBorders>
              <w:top w:val="single" w:sz="8" w:space="0" w:color="000000"/>
              <w:bottom w:val="single" w:sz="8" w:space="0" w:color="000000"/>
            </w:tcBorders>
            <w:vAlign w:val="center"/>
          </w:tcPr>
          <w:p w14:paraId="7407223A" w14:textId="77777777" w:rsidR="001B1805" w:rsidRDefault="00372C4F">
            <w:pPr>
              <w:jc w:val="right"/>
            </w:pPr>
            <w:r>
              <w:t>GM</w:t>
            </w:r>
          </w:p>
        </w:tc>
      </w:tr>
      <w:tr w:rsidR="001B1805" w14:paraId="5ABCB5D2" w14:textId="77777777">
        <w:trPr>
          <w:cantSplit/>
          <w:tblCellSpacing w:w="0" w:type="dxa"/>
          <w:jc w:val="center"/>
        </w:trPr>
        <w:tc>
          <w:tcPr>
            <w:tcW w:w="0" w:type="auto"/>
            <w:vAlign w:val="center"/>
          </w:tcPr>
          <w:p w14:paraId="64A1FD61" w14:textId="77777777" w:rsidR="001B1805" w:rsidRDefault="00372C4F">
            <w:pPr>
              <w:jc w:val="right"/>
            </w:pPr>
            <w:r>
              <w:t>Natural gas demand in 2030</w:t>
            </w:r>
          </w:p>
        </w:tc>
        <w:tc>
          <w:tcPr>
            <w:tcW w:w="0" w:type="auto"/>
            <w:vAlign w:val="center"/>
          </w:tcPr>
          <w:p w14:paraId="35826F5F" w14:textId="77777777" w:rsidR="001B1805" w:rsidRDefault="00372C4F">
            <w:pPr>
              <w:jc w:val="right"/>
            </w:pPr>
            <m:oMathPara>
              <m:oMathParaPr>
                <m:jc m:val="right"/>
              </m:oMathParaPr>
              <m:oMath>
                <m:r>
                  <m:rPr>
                    <m:sty m:val="p"/>
                  </m:rPr>
                  <w:rPr>
                    <w:rFonts w:ascii="Cambria Math" w:hAnsi="Cambria Math"/>
                  </w:rPr>
                  <m:t>49.8TWh</m:t>
                </m:r>
              </m:oMath>
            </m:oMathPara>
          </w:p>
        </w:tc>
        <w:tc>
          <w:tcPr>
            <w:tcW w:w="0" w:type="auto"/>
            <w:vAlign w:val="center"/>
          </w:tcPr>
          <w:p w14:paraId="67F75006" w14:textId="77777777" w:rsidR="001B1805" w:rsidRDefault="00372C4F">
            <w:pPr>
              <w:jc w:val="right"/>
            </w:pPr>
            <m:oMathPara>
              <m:oMathParaPr>
                <m:jc m:val="right"/>
              </m:oMathParaPr>
              <m:oMath>
                <m:r>
                  <m:rPr>
                    <m:sty m:val="p"/>
                  </m:rPr>
                  <w:rPr>
                    <w:rFonts w:ascii="Cambria Math" w:hAnsi="Cambria Math"/>
                  </w:rPr>
                  <m:t>60.3TWh</m:t>
                </m:r>
              </m:oMath>
            </m:oMathPara>
          </w:p>
        </w:tc>
        <w:tc>
          <w:tcPr>
            <w:tcW w:w="0" w:type="auto"/>
            <w:vAlign w:val="center"/>
          </w:tcPr>
          <w:p w14:paraId="15C5DF15" w14:textId="77777777" w:rsidR="001B1805" w:rsidRDefault="00372C4F">
            <w:pPr>
              <w:jc w:val="right"/>
            </w:pPr>
            <m:oMathPara>
              <m:oMathParaPr>
                <m:jc m:val="right"/>
              </m:oMathParaPr>
              <m:oMath>
                <m:r>
                  <m:rPr>
                    <m:sty m:val="p"/>
                  </m:rPr>
                  <w:rPr>
                    <w:rFonts w:ascii="Cambria Math" w:hAnsi="Cambria Math"/>
                  </w:rPr>
                  <m:t>63.4TWh</m:t>
                </m:r>
              </m:oMath>
            </m:oMathPara>
          </w:p>
        </w:tc>
        <w:tc>
          <w:tcPr>
            <w:tcW w:w="0" w:type="auto"/>
            <w:vAlign w:val="center"/>
          </w:tcPr>
          <w:p w14:paraId="630BE77E" w14:textId="77777777" w:rsidR="001B1805" w:rsidRDefault="00372C4F">
            <w:pPr>
              <w:jc w:val="right"/>
            </w:pPr>
            <m:oMathPara>
              <m:oMathParaPr>
                <m:jc m:val="right"/>
              </m:oMathParaPr>
              <m:oMath>
                <m:r>
                  <m:rPr>
                    <m:sty m:val="p"/>
                  </m:rPr>
                  <w:rPr>
                    <w:rFonts w:ascii="Cambria Math" w:hAnsi="Cambria Math"/>
                  </w:rPr>
                  <m:t>79.4TWh</m:t>
                </m:r>
              </m:oMath>
            </m:oMathPara>
          </w:p>
        </w:tc>
      </w:tr>
      <w:tr w:rsidR="001B1805" w14:paraId="14A43CEF" w14:textId="77777777">
        <w:trPr>
          <w:cantSplit/>
          <w:tblCellSpacing w:w="0" w:type="dxa"/>
          <w:jc w:val="center"/>
        </w:trPr>
        <w:tc>
          <w:tcPr>
            <w:tcW w:w="0" w:type="auto"/>
            <w:tcBorders>
              <w:bottom w:val="single" w:sz="8" w:space="0" w:color="000000"/>
            </w:tcBorders>
            <w:vAlign w:val="center"/>
          </w:tcPr>
          <w:p w14:paraId="14982C75" w14:textId="77777777" w:rsidR="001B1805" w:rsidRDefault="00372C4F">
            <w:pPr>
              <w:jc w:val="right"/>
            </w:pPr>
            <w:r>
              <w:t>in 2040</w:t>
            </w:r>
          </w:p>
        </w:tc>
        <w:tc>
          <w:tcPr>
            <w:tcW w:w="0" w:type="auto"/>
            <w:tcBorders>
              <w:bottom w:val="single" w:sz="8" w:space="0" w:color="000000"/>
            </w:tcBorders>
            <w:vAlign w:val="center"/>
          </w:tcPr>
          <w:p w14:paraId="2CEE3EF3" w14:textId="77777777" w:rsidR="001B1805" w:rsidRDefault="00372C4F">
            <w:pPr>
              <w:jc w:val="right"/>
            </w:pPr>
            <m:oMathPara>
              <m:oMathParaPr>
                <m:jc m:val="right"/>
              </m:oMathParaPr>
              <m:oMath>
                <m:r>
                  <m:rPr>
                    <m:sty m:val="p"/>
                  </m:rPr>
                  <w:rPr>
                    <w:rFonts w:ascii="Cambria Math" w:hAnsi="Cambria Math"/>
                  </w:rPr>
                  <m:t>7.2TWh</m:t>
                </m:r>
              </m:oMath>
            </m:oMathPara>
          </w:p>
        </w:tc>
        <w:tc>
          <w:tcPr>
            <w:tcW w:w="0" w:type="auto"/>
            <w:tcBorders>
              <w:bottom w:val="single" w:sz="8" w:space="0" w:color="000000"/>
            </w:tcBorders>
            <w:vAlign w:val="center"/>
          </w:tcPr>
          <w:p w14:paraId="4AF1BDD4" w14:textId="77777777" w:rsidR="001B1805" w:rsidRDefault="00372C4F">
            <w:pPr>
              <w:jc w:val="right"/>
            </w:pPr>
            <m:oMathPara>
              <m:oMathParaPr>
                <m:jc m:val="right"/>
              </m:oMathParaPr>
              <m:oMath>
                <m:r>
                  <m:rPr>
                    <m:sty m:val="p"/>
                  </m:rPr>
                  <w:rPr>
                    <w:rFonts w:ascii="Cambria Math" w:hAnsi="Cambria Math"/>
                  </w:rPr>
                  <m:t>9.5TWh</m:t>
                </m:r>
              </m:oMath>
            </m:oMathPara>
          </w:p>
        </w:tc>
        <w:tc>
          <w:tcPr>
            <w:tcW w:w="0" w:type="auto"/>
            <w:tcBorders>
              <w:bottom w:val="single" w:sz="8" w:space="0" w:color="000000"/>
            </w:tcBorders>
            <w:vAlign w:val="center"/>
          </w:tcPr>
          <w:p w14:paraId="370C47C8" w14:textId="77777777" w:rsidR="001B1805" w:rsidRDefault="00372C4F">
            <w:pPr>
              <w:jc w:val="right"/>
            </w:pPr>
            <m:oMathPara>
              <m:oMathParaPr>
                <m:jc m:val="right"/>
              </m:oMathParaPr>
              <m:oMath>
                <m:r>
                  <m:rPr>
                    <m:sty m:val="p"/>
                  </m:rPr>
                  <w:rPr>
                    <w:rFonts w:ascii="Cambria Math" w:hAnsi="Cambria Math"/>
                  </w:rPr>
                  <m:t>20.3TWh</m:t>
                </m:r>
              </m:oMath>
            </m:oMathPara>
          </w:p>
        </w:tc>
        <w:tc>
          <w:tcPr>
            <w:tcW w:w="0" w:type="auto"/>
            <w:tcBorders>
              <w:bottom w:val="single" w:sz="8" w:space="0" w:color="000000"/>
            </w:tcBorders>
            <w:vAlign w:val="center"/>
          </w:tcPr>
          <w:p w14:paraId="6D2A8E5B" w14:textId="77777777" w:rsidR="001B1805" w:rsidRDefault="00372C4F">
            <w:pPr>
              <w:jc w:val="right"/>
            </w:pPr>
            <m:oMathPara>
              <m:oMathParaPr>
                <m:jc m:val="right"/>
              </m:oMathParaPr>
              <m:oMath>
                <m:r>
                  <m:rPr>
                    <m:sty m:val="p"/>
                  </m:rPr>
                  <w:rPr>
                    <w:rFonts w:ascii="Cambria Math" w:hAnsi="Cambria Math"/>
                  </w:rPr>
                  <m:t>84.2TWh</m:t>
                </m:r>
              </m:oMath>
            </m:oMathPara>
          </w:p>
        </w:tc>
      </w:tr>
      <w:tr w:rsidR="001B1805" w14:paraId="4609F8A8" w14:textId="77777777">
        <w:trPr>
          <w:cantSplit/>
          <w:tblCellSpacing w:w="0" w:type="dxa"/>
          <w:jc w:val="center"/>
        </w:trPr>
        <w:tc>
          <w:tcPr>
            <w:tcW w:w="0" w:type="auto"/>
            <w:tcBorders>
              <w:bottom w:val="single" w:sz="8" w:space="0" w:color="000000"/>
            </w:tcBorders>
            <w:vAlign w:val="center"/>
          </w:tcPr>
          <w:p w14:paraId="7BC26AAC" w14:textId="77777777" w:rsidR="001B1805" w:rsidRDefault="00372C4F">
            <w:pPr>
              <w:jc w:val="right"/>
            </w:pPr>
            <w:r>
              <w:t>2040's share of 2022's demand</w:t>
            </w:r>
          </w:p>
        </w:tc>
        <w:tc>
          <w:tcPr>
            <w:tcW w:w="0" w:type="auto"/>
            <w:tcBorders>
              <w:bottom w:val="single" w:sz="8" w:space="0" w:color="000000"/>
            </w:tcBorders>
            <w:vAlign w:val="center"/>
          </w:tcPr>
          <w:p w14:paraId="6C833E1F" w14:textId="77777777" w:rsidR="001B1805" w:rsidRDefault="00372C4F">
            <w:pPr>
              <w:jc w:val="right"/>
            </w:pPr>
            <m:oMathPara>
              <m:oMathParaPr>
                <m:jc m:val="right"/>
              </m:oMathParaPr>
              <m:oMath>
                <m:r>
                  <m:rPr>
                    <m:sty m:val="p"/>
                  </m:rPr>
                  <w:rPr>
                    <w:rFonts w:ascii="Cambria Math" w:hAnsi="Cambria Math"/>
                  </w:rPr>
                  <m:t>9.0%</m:t>
                </m:r>
              </m:oMath>
            </m:oMathPara>
          </w:p>
        </w:tc>
        <w:tc>
          <w:tcPr>
            <w:tcW w:w="0" w:type="auto"/>
            <w:tcBorders>
              <w:bottom w:val="single" w:sz="8" w:space="0" w:color="000000"/>
            </w:tcBorders>
            <w:vAlign w:val="center"/>
          </w:tcPr>
          <w:p w14:paraId="01F30C00" w14:textId="77777777" w:rsidR="001B1805" w:rsidRDefault="00372C4F">
            <w:pPr>
              <w:jc w:val="right"/>
            </w:pPr>
            <m:oMathPara>
              <m:oMathParaPr>
                <m:jc m:val="right"/>
              </m:oMathParaPr>
              <m:oMath>
                <m:r>
                  <m:rPr>
                    <m:sty m:val="p"/>
                  </m:rPr>
                  <w:rPr>
                    <w:rFonts w:ascii="Cambria Math" w:hAnsi="Cambria Math"/>
                  </w:rPr>
                  <m:t>11.0%</m:t>
                </m:r>
              </m:oMath>
            </m:oMathPara>
          </w:p>
        </w:tc>
        <w:tc>
          <w:tcPr>
            <w:tcW w:w="0" w:type="auto"/>
            <w:tcBorders>
              <w:bottom w:val="single" w:sz="8" w:space="0" w:color="000000"/>
            </w:tcBorders>
            <w:vAlign w:val="center"/>
          </w:tcPr>
          <w:p w14:paraId="641FFC4B" w14:textId="77777777" w:rsidR="001B1805" w:rsidRDefault="00372C4F">
            <w:pPr>
              <w:jc w:val="right"/>
            </w:pPr>
            <m:oMathPara>
              <m:oMathParaPr>
                <m:jc m:val="right"/>
              </m:oMathParaPr>
              <m:oMath>
                <m:r>
                  <m:rPr>
                    <m:sty m:val="p"/>
                  </m:rPr>
                  <w:rPr>
                    <w:rFonts w:ascii="Cambria Math" w:hAnsi="Cambria Math"/>
                  </w:rPr>
                  <m:t>23.5%</m:t>
                </m:r>
              </m:oMath>
            </m:oMathPara>
          </w:p>
        </w:tc>
        <w:tc>
          <w:tcPr>
            <w:tcW w:w="0" w:type="auto"/>
            <w:tcBorders>
              <w:bottom w:val="single" w:sz="8" w:space="0" w:color="000000"/>
            </w:tcBorders>
            <w:vAlign w:val="center"/>
          </w:tcPr>
          <w:p w14:paraId="3A1EAE1A" w14:textId="77777777" w:rsidR="001B1805" w:rsidRDefault="00372C4F">
            <w:pPr>
              <w:jc w:val="right"/>
            </w:pPr>
            <m:oMathPara>
              <m:oMathParaPr>
                <m:jc m:val="right"/>
              </m:oMathParaPr>
              <m:oMath>
                <m:r>
                  <m:rPr>
                    <m:sty m:val="p"/>
                  </m:rPr>
                  <w:rPr>
                    <w:rFonts w:ascii="Cambria Math" w:hAnsi="Cambria Math"/>
                  </w:rPr>
                  <m:t>91.9%</m:t>
                </m:r>
              </m:oMath>
            </m:oMathPara>
          </w:p>
        </w:tc>
      </w:tr>
      <w:tr w:rsidR="001B1805" w14:paraId="45F07D37" w14:textId="77777777">
        <w:trPr>
          <w:cantSplit/>
          <w:tblCellSpacing w:w="0" w:type="dxa"/>
          <w:jc w:val="center"/>
        </w:trPr>
        <w:tc>
          <w:tcPr>
            <w:tcW w:w="0" w:type="auto"/>
            <w:tcBorders>
              <w:bottom w:val="single" w:sz="8" w:space="0" w:color="000000"/>
            </w:tcBorders>
            <w:vAlign w:val="center"/>
          </w:tcPr>
          <w:p w14:paraId="07951D60" w14:textId="77777777" w:rsidR="001B1805" w:rsidRDefault="00372C4F">
            <w:pPr>
              <w:jc w:val="right"/>
            </w:pPr>
            <w:r>
              <w:t>Reference for the demand</w:t>
            </w:r>
          </w:p>
        </w:tc>
        <w:tc>
          <w:tcPr>
            <w:tcW w:w="0" w:type="auto"/>
            <w:tcBorders>
              <w:bottom w:val="single" w:sz="8" w:space="0" w:color="000000"/>
            </w:tcBorders>
            <w:vAlign w:val="center"/>
          </w:tcPr>
          <w:p w14:paraId="7E94A544" w14:textId="77777777" w:rsidR="001B1805" w:rsidRDefault="00372C4F">
            <w:pPr>
              <w:jc w:val="right"/>
            </w:pPr>
            <m:oMathPara>
              <m:oMathParaPr>
                <m:jc m:val="right"/>
              </m:oMathParaPr>
              <m:oMath>
                <m:r>
                  <m:rPr>
                    <m:sty m:val="p"/>
                  </m:rPr>
                  <w:rPr>
                    <w:rFonts w:ascii="Cambria Math" w:hAnsi="Cambria Math"/>
                  </w:rPr>
                  <m:t>[10]</m:t>
                </m:r>
              </m:oMath>
            </m:oMathPara>
          </w:p>
        </w:tc>
        <w:tc>
          <w:tcPr>
            <w:tcW w:w="0" w:type="auto"/>
            <w:tcBorders>
              <w:bottom w:val="single" w:sz="8" w:space="0" w:color="000000"/>
            </w:tcBorders>
            <w:vAlign w:val="center"/>
          </w:tcPr>
          <w:p w14:paraId="27952727" w14:textId="77777777" w:rsidR="001B1805" w:rsidRDefault="00372C4F">
            <w:pPr>
              <w:jc w:val="right"/>
            </w:pPr>
            <m:oMathPara>
              <m:oMathParaPr>
                <m:jc m:val="right"/>
              </m:oMathParaPr>
              <m:oMath>
                <m:r>
                  <m:rPr>
                    <m:sty m:val="p"/>
                  </m:rPr>
                  <w:rPr>
                    <w:rFonts w:ascii="Cambria Math" w:hAnsi="Cambria Math"/>
                  </w:rPr>
                  <m:t>[11]</m:t>
                </m:r>
              </m:oMath>
            </m:oMathPara>
          </w:p>
        </w:tc>
        <w:tc>
          <w:tcPr>
            <w:tcW w:w="0" w:type="auto"/>
            <w:tcBorders>
              <w:bottom w:val="single" w:sz="8" w:space="0" w:color="000000"/>
            </w:tcBorders>
            <w:vAlign w:val="center"/>
          </w:tcPr>
          <w:p w14:paraId="200BC9FA" w14:textId="77777777" w:rsidR="001B1805" w:rsidRDefault="00372C4F">
            <w:pPr>
              <w:jc w:val="right"/>
            </w:pPr>
            <m:oMathPara>
              <m:oMathParaPr>
                <m:jc m:val="right"/>
              </m:oMathParaPr>
              <m:oMath>
                <m:r>
                  <m:rPr>
                    <m:sty m:val="p"/>
                  </m:rPr>
                  <w:rPr>
                    <w:rFonts w:ascii="Cambria Math" w:hAnsi="Cambria Math"/>
                  </w:rPr>
                  <m:t>[11]</m:t>
                </m:r>
              </m:oMath>
            </m:oMathPara>
          </w:p>
        </w:tc>
        <w:tc>
          <w:tcPr>
            <w:tcW w:w="0" w:type="auto"/>
            <w:tcBorders>
              <w:bottom w:val="single" w:sz="8" w:space="0" w:color="000000"/>
            </w:tcBorders>
            <w:vAlign w:val="center"/>
          </w:tcPr>
          <w:p w14:paraId="7F50483E" w14:textId="77777777" w:rsidR="001B1805" w:rsidRDefault="00372C4F">
            <w:pPr>
              <w:jc w:val="right"/>
            </w:pPr>
            <m:oMathPara>
              <m:oMathParaPr>
                <m:jc m:val="right"/>
              </m:oMathParaPr>
              <m:oMath>
                <m:r>
                  <m:rPr>
                    <m:sty m:val="p"/>
                  </m:rPr>
                  <w:rPr>
                    <w:rFonts w:ascii="Cambria Math" w:hAnsi="Cambria Math"/>
                  </w:rPr>
                  <m:t>[11]</m:t>
                </m:r>
              </m:oMath>
            </m:oMathPara>
          </w:p>
        </w:tc>
      </w:tr>
    </w:tbl>
    <w:p w14:paraId="36008936" w14:textId="77777777" w:rsidR="001B1805" w:rsidRDefault="001B1805"/>
    <w:p w14:paraId="4D9CBB7A" w14:textId="00BEFAE9" w:rsidR="001B1805" w:rsidRDefault="00372C4F">
      <w:pPr>
        <w:spacing w:after="240"/>
      </w:pPr>
      <w:r>
        <w:t>Table 1: Natural gas demand in Austria the four scenarios in 2030 and 2040 and comparison with the demand in 2022. Values taken and build on decarbonization scenarios developed and published by the Environment Agency Austria [10] and Austrian Energy Agency [11</w:t>
      </w:r>
      <w:ins w:id="417" w:author="Author" w:date="2023-09-20T10:25:00Z">
        <w:r w:rsidR="00AC33B5">
          <w:t>]</w:t>
        </w:r>
      </w:ins>
      <w:r>
        <w:t>. Abbreviations: Electrification (Elec), Green Gases (GG), Decentralized Green Gases (DGG), Green Methane (GM).</w:t>
      </w:r>
    </w:p>
    <w:p w14:paraId="10D10F84" w14:textId="28A02B3F" w:rsidR="001B1805" w:rsidRDefault="00372C4F">
      <w:pPr>
        <w:spacing w:after="240"/>
      </w:pPr>
      <w:r>
        <w:t>natural gas demand in all the four scenarios. This applies to both the domestic generation (i.e., biomethane based on biogas and synthetic natural gas based on renewable energy) and</w:t>
      </w:r>
      <w:ins w:id="418" w:author="Author" w:date="2023-09-16T10:26:00Z">
        <w:r w:rsidR="00896473">
          <w:t xml:space="preserve"> to</w:t>
        </w:r>
      </w:ins>
      <w:r>
        <w:t xml:space="preserve"> the imports of natural gas.</w:t>
      </w:r>
    </w:p>
    <w:p w14:paraId="3F4CE669" w14:textId="60DDECB1" w:rsidR="001B1805" w:rsidRDefault="00372C4F">
      <w:pPr>
        <w:numPr>
          <w:ilvl w:val="0"/>
          <w:numId w:val="8"/>
        </w:numPr>
        <w:spacing w:after="240"/>
      </w:pPr>
      <w:r>
        <w:t>In three of the four scenarios (Electrification, G</w:t>
      </w:r>
      <w:ins w:id="419" w:author="Author" w:date="2023-09-20T10:22:00Z">
        <w:r w:rsidR="00062B33">
          <w:t>G</w:t>
        </w:r>
      </w:ins>
      <w:del w:id="420" w:author="Author" w:date="2023-09-20T10:22:00Z">
        <w:r w:rsidDel="00062B33">
          <w:delText>reen Gases</w:delText>
        </w:r>
      </w:del>
      <w:r>
        <w:t xml:space="preserve"> and Decentralized Green Gases), the renewable domestic natural gas generation supplies the complete demand. </w:t>
      </w:r>
      <w:ins w:id="421" w:author="Author" w:date="2023-09-17T14:17:00Z">
        <w:r w:rsidR="00FA6F87">
          <w:t>As a consequence</w:t>
        </w:r>
        <w:r w:rsidR="00CF3744">
          <w:t>,</w:t>
        </w:r>
      </w:ins>
      <w:del w:id="422" w:author="Author" w:date="2023-09-16T11:55:00Z">
        <w:r w:rsidDel="002D4316">
          <w:delText>There is thus</w:delText>
        </w:r>
      </w:del>
      <w:ins w:id="423" w:author="Author" w:date="2023-09-16T11:55:00Z">
        <w:r w:rsidR="000852BC">
          <w:t xml:space="preserve"> there is</w:t>
        </w:r>
      </w:ins>
      <w:r>
        <w:t xml:space="preserve"> a national balance between generation and demand in Austria 2040</w:t>
      </w:r>
      <w:ins w:id="424" w:author="Author" w:date="2023-09-16T11:55:00Z">
        <w:r w:rsidR="000852BC">
          <w:t xml:space="preserve"> </w:t>
        </w:r>
      </w:ins>
      <w:del w:id="425" w:author="Author" w:date="2023-09-16T11:55:00Z">
        <w:r w:rsidDel="000852BC">
          <w:delText>. Consequently</w:delText>
        </w:r>
      </w:del>
      <w:ins w:id="426" w:author="Author" w:date="2023-09-16T11:55:00Z">
        <w:r w:rsidR="000852BC">
          <w:t>and</w:t>
        </w:r>
      </w:ins>
      <w:del w:id="427" w:author="Author" w:date="2023-09-16T11:56:00Z">
        <w:r w:rsidDel="000852BC">
          <w:delText>,</w:delText>
        </w:r>
      </w:del>
      <w:r>
        <w:t xml:space="preserve"> no imports are needed.</w:t>
      </w:r>
    </w:p>
    <w:p w14:paraId="0430317A" w14:textId="41DA40C7" w:rsidR="001B1805" w:rsidRDefault="00372C4F">
      <w:pPr>
        <w:numPr>
          <w:ilvl w:val="0"/>
          <w:numId w:val="8"/>
        </w:numPr>
        <w:spacing w:after="240"/>
      </w:pPr>
      <w:r>
        <w:t xml:space="preserve">In these three </w:t>
      </w:r>
      <w:ins w:id="428" w:author="Author" w:date="2023-09-19T14:20:00Z">
        <w:r w:rsidR="0044703B">
          <w:t xml:space="preserve">chosen </w:t>
        </w:r>
      </w:ins>
      <w:r>
        <w:t xml:space="preserve">scenarios, </w:t>
      </w:r>
      <w:ins w:id="429" w:author="Author" w:date="2023-09-19T14:20:00Z">
        <w:r w:rsidR="0044703B">
          <w:t xml:space="preserve">the transmission grid only transports gas across Austria and is not used to meet demand in Austria, as, </w:t>
        </w:r>
      </w:ins>
      <w:r>
        <w:t>where no imports are needed, the transmission and distribution grids are physically and economically separate.</w:t>
      </w:r>
      <w:del w:id="430" w:author="Author" w:date="2023-09-20T10:26:00Z">
        <w:r w:rsidDel="005A4329">
          <w:delText xml:space="preserve"> </w:delText>
        </w:r>
      </w:del>
      <w:del w:id="431" w:author="Author" w:date="2023-09-19T14:20:00Z">
        <w:r w:rsidDel="0044703B">
          <w:delText>Accordingly, the transmission grid only transports gas across Austria and is not used to meet demand in Austria.</w:delText>
        </w:r>
      </w:del>
      <w:r>
        <w:t xml:space="preserve"> The separation of the two grids is reflected in the results in that the costs of the transmission grid are borne by Austrian consumers only when imports are needed. This is only the case in the G</w:t>
      </w:r>
      <w:ins w:id="432" w:author="Author" w:date="2023-09-20T10:22:00Z">
        <w:r w:rsidR="00062B33">
          <w:t>M</w:t>
        </w:r>
      </w:ins>
      <w:del w:id="433" w:author="Author" w:date="2023-09-20T10:22:00Z">
        <w:r w:rsidDel="00062B33">
          <w:delText>reen Methane</w:delText>
        </w:r>
      </w:del>
      <w:r>
        <w:t xml:space="preserve"> scenario 3</w:t>
      </w:r>
      <w:ins w:id="434" w:author="Author" w:date="2023-09-16T10:27:00Z">
        <w:r w:rsidR="00145922">
          <w:t>.</w:t>
        </w:r>
      </w:ins>
    </w:p>
    <w:p w14:paraId="47E6B4F1" w14:textId="77777777" w:rsidR="001B1805" w:rsidRDefault="00372C4F">
      <w:pPr>
        <w:spacing w:after="240"/>
      </w:pPr>
      <w:r>
        <w:t>Finally, three aspects should be pointed out. Visualizations of the domestic gas generation and demand are given in Appendix C. Those maps combined with</w:t>
      </w:r>
    </w:p>
    <w:p w14:paraId="78B84E0D" w14:textId="77777777" w:rsidR="001B1805" w:rsidRDefault="00497247">
      <w:pPr>
        <w:spacing w:after="240"/>
      </w:pPr>
      <m:oMath>
        <m:sSup>
          <m:sSupPr>
            <m:ctrlPr>
              <w:rPr>
                <w:rFonts w:ascii="Cambria Math" w:hAnsi="Cambria Math"/>
              </w:rPr>
            </m:ctrlPr>
          </m:sSupPr>
          <m:e>
            <m:r>
              <w:rPr>
                <w:rFonts w:ascii="Cambria Math" w:hAnsi="Cambria Math"/>
              </w:rPr>
              <m:t xml:space="preserve"> </m:t>
            </m:r>
          </m:e>
          <m:sup>
            <m:r>
              <m:rPr>
                <m:sty m:val="p"/>
              </m:rPr>
              <w:rPr>
                <w:rFonts w:ascii="Cambria Math" w:hAnsi="Cambria Math"/>
              </w:rPr>
              <m:t>3</m:t>
            </m:r>
          </m:sup>
        </m:sSup>
      </m:oMath>
      <w:r w:rsidR="00372C4F">
        <w:t xml:space="preserve"> </w:t>
      </w:r>
      <w:commentRangeStart w:id="435"/>
      <w:r w:rsidR="00372C4F">
        <w:t>Whether or not the physical separation of the transmission and distribution grids in such case where there is no need for imports is reasonable for energy security reasons is beyond the scope of this paper.</w:t>
      </w:r>
      <w:commentRangeEnd w:id="435"/>
      <w:r w:rsidR="004859E2">
        <w:rPr>
          <w:rStyle w:val="CommentReference"/>
        </w:rPr>
        <w:commentReference w:id="435"/>
      </w:r>
    </w:p>
    <w:tbl>
      <w:tblPr>
        <w:tblW w:w="0" w:type="auto"/>
        <w:jc w:val="center"/>
        <w:tblCellSpacing w:w="0" w:type="dxa"/>
        <w:tblCellMar>
          <w:top w:w="80" w:type="dxa"/>
          <w:left w:w="160" w:type="dxa"/>
          <w:bottom w:w="80" w:type="dxa"/>
          <w:right w:w="160" w:type="dxa"/>
        </w:tblCellMar>
        <w:tblLook w:val="0000" w:firstRow="0" w:lastRow="0" w:firstColumn="0" w:lastColumn="0" w:noHBand="0" w:noVBand="0"/>
      </w:tblPr>
      <w:tblGrid>
        <w:gridCol w:w="3350"/>
        <w:gridCol w:w="1064"/>
        <w:gridCol w:w="1064"/>
        <w:gridCol w:w="1186"/>
        <w:gridCol w:w="1186"/>
      </w:tblGrid>
      <w:tr w:rsidR="001B1805" w14:paraId="569E7963" w14:textId="77777777">
        <w:trPr>
          <w:cantSplit/>
          <w:tblCellSpacing w:w="0" w:type="dxa"/>
          <w:jc w:val="center"/>
        </w:trPr>
        <w:tc>
          <w:tcPr>
            <w:tcW w:w="0" w:type="auto"/>
            <w:tcBorders>
              <w:top w:val="single" w:sz="8" w:space="0" w:color="000000"/>
              <w:bottom w:val="single" w:sz="8" w:space="0" w:color="000000"/>
            </w:tcBorders>
            <w:vAlign w:val="center"/>
          </w:tcPr>
          <w:p w14:paraId="51973405" w14:textId="77777777" w:rsidR="001B1805" w:rsidRDefault="00372C4F">
            <w:r>
              <w:t>Scenario</w:t>
            </w:r>
          </w:p>
        </w:tc>
        <w:tc>
          <w:tcPr>
            <w:tcW w:w="0" w:type="auto"/>
            <w:tcBorders>
              <w:top w:val="single" w:sz="8" w:space="0" w:color="000000"/>
              <w:bottom w:val="single" w:sz="8" w:space="0" w:color="000000"/>
            </w:tcBorders>
            <w:vAlign w:val="center"/>
          </w:tcPr>
          <w:p w14:paraId="30B381DA" w14:textId="77777777" w:rsidR="001B1805" w:rsidRDefault="00372C4F">
            <w:pPr>
              <w:jc w:val="right"/>
            </w:pPr>
            <w:r>
              <w:t>Elec</w:t>
            </w:r>
          </w:p>
        </w:tc>
        <w:tc>
          <w:tcPr>
            <w:tcW w:w="0" w:type="auto"/>
            <w:tcBorders>
              <w:top w:val="single" w:sz="8" w:space="0" w:color="000000"/>
              <w:bottom w:val="single" w:sz="8" w:space="0" w:color="000000"/>
            </w:tcBorders>
            <w:vAlign w:val="center"/>
          </w:tcPr>
          <w:p w14:paraId="71896075" w14:textId="77777777" w:rsidR="001B1805" w:rsidRDefault="00372C4F">
            <w:pPr>
              <w:jc w:val="right"/>
            </w:pPr>
            <w:r>
              <w:t>GG</w:t>
            </w:r>
          </w:p>
        </w:tc>
        <w:tc>
          <w:tcPr>
            <w:tcW w:w="0" w:type="auto"/>
            <w:tcBorders>
              <w:top w:val="single" w:sz="8" w:space="0" w:color="000000"/>
              <w:bottom w:val="single" w:sz="8" w:space="0" w:color="000000"/>
            </w:tcBorders>
            <w:vAlign w:val="center"/>
          </w:tcPr>
          <w:p w14:paraId="3E4667A8" w14:textId="77777777" w:rsidR="001B1805" w:rsidRDefault="00372C4F">
            <w:pPr>
              <w:jc w:val="right"/>
            </w:pPr>
            <w:r>
              <w:t>DGG</w:t>
            </w:r>
          </w:p>
        </w:tc>
        <w:tc>
          <w:tcPr>
            <w:tcW w:w="0" w:type="auto"/>
            <w:tcBorders>
              <w:top w:val="single" w:sz="8" w:space="0" w:color="000000"/>
              <w:bottom w:val="single" w:sz="8" w:space="0" w:color="000000"/>
            </w:tcBorders>
            <w:vAlign w:val="center"/>
          </w:tcPr>
          <w:p w14:paraId="2E037B50" w14:textId="77777777" w:rsidR="001B1805" w:rsidRDefault="00372C4F">
            <w:pPr>
              <w:jc w:val="right"/>
            </w:pPr>
            <w:r>
              <w:t>GM</w:t>
            </w:r>
          </w:p>
        </w:tc>
      </w:tr>
      <w:tr w:rsidR="001B1805" w14:paraId="48937202" w14:textId="77777777">
        <w:trPr>
          <w:cantSplit/>
          <w:tblCellSpacing w:w="0" w:type="dxa"/>
          <w:jc w:val="center"/>
        </w:trPr>
        <w:tc>
          <w:tcPr>
            <w:tcW w:w="0" w:type="auto"/>
            <w:vAlign w:val="center"/>
          </w:tcPr>
          <w:p w14:paraId="18A3B631" w14:textId="77777777" w:rsidR="001B1805" w:rsidRDefault="00372C4F">
            <w:r>
              <w:t>Natural gas generation in 2030</w:t>
            </w:r>
          </w:p>
        </w:tc>
        <w:tc>
          <w:tcPr>
            <w:tcW w:w="0" w:type="auto"/>
            <w:vAlign w:val="center"/>
          </w:tcPr>
          <w:p w14:paraId="5B912681" w14:textId="77777777" w:rsidR="001B1805" w:rsidRDefault="00372C4F">
            <w:pPr>
              <w:jc w:val="right"/>
            </w:pPr>
            <m:oMathPara>
              <m:oMathParaPr>
                <m:jc m:val="right"/>
              </m:oMathParaPr>
              <m:oMath>
                <m:r>
                  <m:rPr>
                    <m:sty m:val="p"/>
                  </m:rPr>
                  <w:rPr>
                    <w:rFonts w:ascii="Cambria Math" w:hAnsi="Cambria Math"/>
                  </w:rPr>
                  <m:t>4.0TWh</m:t>
                </m:r>
              </m:oMath>
            </m:oMathPara>
          </w:p>
        </w:tc>
        <w:tc>
          <w:tcPr>
            <w:tcW w:w="0" w:type="auto"/>
            <w:vAlign w:val="center"/>
          </w:tcPr>
          <w:p w14:paraId="6A7EFF3F" w14:textId="77777777" w:rsidR="001B1805" w:rsidRDefault="00372C4F">
            <w:pPr>
              <w:jc w:val="right"/>
            </w:pPr>
            <m:oMathPara>
              <m:oMathParaPr>
                <m:jc m:val="right"/>
              </m:oMathParaPr>
              <m:oMath>
                <m:r>
                  <m:rPr>
                    <m:sty m:val="p"/>
                  </m:rPr>
                  <w:rPr>
                    <w:rFonts w:ascii="Cambria Math" w:hAnsi="Cambria Math"/>
                  </w:rPr>
                  <m:t>5.0TWh</m:t>
                </m:r>
              </m:oMath>
            </m:oMathPara>
          </w:p>
        </w:tc>
        <w:tc>
          <w:tcPr>
            <w:tcW w:w="0" w:type="auto"/>
            <w:vAlign w:val="center"/>
          </w:tcPr>
          <w:p w14:paraId="251312AB" w14:textId="77777777" w:rsidR="001B1805" w:rsidRDefault="00372C4F">
            <w:pPr>
              <w:jc w:val="right"/>
            </w:pPr>
            <m:oMathPara>
              <m:oMathParaPr>
                <m:jc m:val="right"/>
              </m:oMathParaPr>
              <m:oMath>
                <m:r>
                  <m:rPr>
                    <m:sty m:val="p"/>
                  </m:rPr>
                  <w:rPr>
                    <w:rFonts w:ascii="Cambria Math" w:hAnsi="Cambria Math"/>
                  </w:rPr>
                  <m:t>5.0TWh</m:t>
                </m:r>
              </m:oMath>
            </m:oMathPara>
          </w:p>
        </w:tc>
        <w:tc>
          <w:tcPr>
            <w:tcW w:w="0" w:type="auto"/>
            <w:vAlign w:val="center"/>
          </w:tcPr>
          <w:p w14:paraId="67BFEA7B" w14:textId="77777777" w:rsidR="001B1805" w:rsidRDefault="00372C4F">
            <w:pPr>
              <w:jc w:val="right"/>
            </w:pPr>
            <m:oMathPara>
              <m:oMathParaPr>
                <m:jc m:val="right"/>
              </m:oMathParaPr>
              <m:oMath>
                <m:r>
                  <m:rPr>
                    <m:sty m:val="p"/>
                  </m:rPr>
                  <w:rPr>
                    <w:rFonts w:ascii="Cambria Math" w:hAnsi="Cambria Math"/>
                  </w:rPr>
                  <m:t>5.0TWh</m:t>
                </m:r>
              </m:oMath>
            </m:oMathPara>
          </w:p>
        </w:tc>
      </w:tr>
      <w:tr w:rsidR="001B1805" w14:paraId="4E17C0CE" w14:textId="77777777">
        <w:trPr>
          <w:cantSplit/>
          <w:tblCellSpacing w:w="0" w:type="dxa"/>
          <w:jc w:val="center"/>
        </w:trPr>
        <w:tc>
          <w:tcPr>
            <w:tcW w:w="0" w:type="auto"/>
            <w:tcBorders>
              <w:bottom w:val="single" w:sz="8" w:space="0" w:color="000000"/>
            </w:tcBorders>
            <w:vAlign w:val="center"/>
          </w:tcPr>
          <w:p w14:paraId="5B89A432" w14:textId="77777777" w:rsidR="001B1805" w:rsidRDefault="00372C4F">
            <w:r>
              <w:lastRenderedPageBreak/>
              <w:t>in 2040</w:t>
            </w:r>
          </w:p>
        </w:tc>
        <w:tc>
          <w:tcPr>
            <w:tcW w:w="0" w:type="auto"/>
            <w:tcBorders>
              <w:bottom w:val="single" w:sz="8" w:space="0" w:color="000000"/>
            </w:tcBorders>
            <w:vAlign w:val="center"/>
          </w:tcPr>
          <w:p w14:paraId="4A6CFA77" w14:textId="77777777" w:rsidR="001B1805" w:rsidRDefault="00372C4F">
            <w:pPr>
              <w:jc w:val="right"/>
            </w:pPr>
            <m:oMathPara>
              <m:oMathParaPr>
                <m:jc m:val="right"/>
              </m:oMathParaPr>
              <m:oMath>
                <m:r>
                  <m:rPr>
                    <m:sty m:val="p"/>
                  </m:rPr>
                  <w:rPr>
                    <w:rFonts w:ascii="Cambria Math" w:hAnsi="Cambria Math"/>
                  </w:rPr>
                  <m:t>7.2TWh</m:t>
                </m:r>
              </m:oMath>
            </m:oMathPara>
          </w:p>
        </w:tc>
        <w:tc>
          <w:tcPr>
            <w:tcW w:w="0" w:type="auto"/>
            <w:tcBorders>
              <w:bottom w:val="single" w:sz="8" w:space="0" w:color="000000"/>
            </w:tcBorders>
            <w:vAlign w:val="center"/>
          </w:tcPr>
          <w:p w14:paraId="51D17B13" w14:textId="77777777" w:rsidR="001B1805" w:rsidRDefault="00372C4F">
            <w:pPr>
              <w:jc w:val="right"/>
            </w:pPr>
            <m:oMathPara>
              <m:oMathParaPr>
                <m:jc m:val="right"/>
              </m:oMathParaPr>
              <m:oMath>
                <m:r>
                  <m:rPr>
                    <m:sty m:val="p"/>
                  </m:rPr>
                  <w:rPr>
                    <w:rFonts w:ascii="Cambria Math" w:hAnsi="Cambria Math"/>
                  </w:rPr>
                  <m:t>9.5TWh</m:t>
                </m:r>
              </m:oMath>
            </m:oMathPara>
          </w:p>
        </w:tc>
        <w:tc>
          <w:tcPr>
            <w:tcW w:w="0" w:type="auto"/>
            <w:tcBorders>
              <w:bottom w:val="single" w:sz="8" w:space="0" w:color="000000"/>
            </w:tcBorders>
            <w:vAlign w:val="center"/>
          </w:tcPr>
          <w:p w14:paraId="6C6B6B8E" w14:textId="77777777" w:rsidR="001B1805" w:rsidRDefault="00372C4F">
            <w:pPr>
              <w:jc w:val="right"/>
            </w:pPr>
            <m:oMathPara>
              <m:oMathParaPr>
                <m:jc m:val="right"/>
              </m:oMathParaPr>
              <m:oMath>
                <m:r>
                  <m:rPr>
                    <m:sty m:val="p"/>
                  </m:rPr>
                  <w:rPr>
                    <w:rFonts w:ascii="Cambria Math" w:hAnsi="Cambria Math"/>
                  </w:rPr>
                  <m:t>20.3TWh</m:t>
                </m:r>
              </m:oMath>
            </m:oMathPara>
          </w:p>
        </w:tc>
        <w:tc>
          <w:tcPr>
            <w:tcW w:w="0" w:type="auto"/>
            <w:tcBorders>
              <w:bottom w:val="single" w:sz="8" w:space="0" w:color="000000"/>
            </w:tcBorders>
            <w:vAlign w:val="center"/>
          </w:tcPr>
          <w:p w14:paraId="700A16C0" w14:textId="77777777" w:rsidR="001B1805" w:rsidRDefault="00372C4F">
            <w:pPr>
              <w:jc w:val="right"/>
            </w:pPr>
            <m:oMathPara>
              <m:oMathParaPr>
                <m:jc m:val="right"/>
              </m:oMathParaPr>
              <m:oMath>
                <m:r>
                  <m:rPr>
                    <m:sty m:val="p"/>
                  </m:rPr>
                  <w:rPr>
                    <w:rFonts w:ascii="Cambria Math" w:hAnsi="Cambria Math"/>
                  </w:rPr>
                  <m:t>30.2TWh</m:t>
                </m:r>
              </m:oMath>
            </m:oMathPara>
          </w:p>
        </w:tc>
      </w:tr>
      <w:tr w:rsidR="001B1805" w14:paraId="095CB000" w14:textId="77777777">
        <w:trPr>
          <w:cantSplit/>
          <w:tblCellSpacing w:w="0" w:type="dxa"/>
          <w:jc w:val="center"/>
        </w:trPr>
        <w:tc>
          <w:tcPr>
            <w:tcW w:w="0" w:type="auto"/>
            <w:vAlign w:val="center"/>
          </w:tcPr>
          <w:p w14:paraId="004C7ED3" w14:textId="77777777" w:rsidR="001B1805" w:rsidRDefault="00372C4F">
            <w:r>
              <w:t>2040's share of biomethane</w:t>
            </w:r>
          </w:p>
        </w:tc>
        <w:tc>
          <w:tcPr>
            <w:tcW w:w="0" w:type="auto"/>
            <w:vAlign w:val="center"/>
          </w:tcPr>
          <w:p w14:paraId="11AA0BEB" w14:textId="77777777" w:rsidR="001B1805" w:rsidRDefault="00372C4F">
            <w:pPr>
              <w:jc w:val="right"/>
            </w:pPr>
            <m:oMathPara>
              <m:oMathParaPr>
                <m:jc m:val="right"/>
              </m:oMathParaPr>
              <m:oMath>
                <m:r>
                  <m:rPr>
                    <m:sty m:val="p"/>
                  </m:rPr>
                  <w:rPr>
                    <w:rFonts w:ascii="Cambria Math" w:hAnsi="Cambria Math"/>
                  </w:rPr>
                  <m:t>7.2TWh</m:t>
                </m:r>
              </m:oMath>
            </m:oMathPara>
          </w:p>
        </w:tc>
        <w:tc>
          <w:tcPr>
            <w:tcW w:w="0" w:type="auto"/>
            <w:vAlign w:val="center"/>
          </w:tcPr>
          <w:p w14:paraId="4397F0BE" w14:textId="77777777" w:rsidR="001B1805" w:rsidRDefault="00372C4F">
            <w:pPr>
              <w:jc w:val="right"/>
            </w:pPr>
            <m:oMathPara>
              <m:oMathParaPr>
                <m:jc m:val="right"/>
              </m:oMathParaPr>
              <m:oMath>
                <m:r>
                  <m:rPr>
                    <m:sty m:val="p"/>
                  </m:rPr>
                  <w:rPr>
                    <w:rFonts w:ascii="Cambria Math" w:hAnsi="Cambria Math"/>
                  </w:rPr>
                  <m:t>9.5TWh</m:t>
                </m:r>
              </m:oMath>
            </m:oMathPara>
          </w:p>
        </w:tc>
        <w:tc>
          <w:tcPr>
            <w:tcW w:w="0" w:type="auto"/>
            <w:vAlign w:val="center"/>
          </w:tcPr>
          <w:p w14:paraId="36FB7DF9" w14:textId="77777777" w:rsidR="001B1805" w:rsidRDefault="00372C4F">
            <w:pPr>
              <w:jc w:val="right"/>
            </w:pPr>
            <m:oMathPara>
              <m:oMathParaPr>
                <m:jc m:val="right"/>
              </m:oMathParaPr>
              <m:oMath>
                <m:r>
                  <m:rPr>
                    <m:sty m:val="p"/>
                  </m:rPr>
                  <w:rPr>
                    <w:rFonts w:ascii="Cambria Math" w:hAnsi="Cambria Math"/>
                  </w:rPr>
                  <m:t>9.5TWh</m:t>
                </m:r>
              </m:oMath>
            </m:oMathPara>
          </w:p>
        </w:tc>
        <w:tc>
          <w:tcPr>
            <w:tcW w:w="0" w:type="auto"/>
            <w:vAlign w:val="center"/>
          </w:tcPr>
          <w:p w14:paraId="691C9A69" w14:textId="77777777" w:rsidR="001B1805" w:rsidRDefault="00372C4F">
            <w:pPr>
              <w:jc w:val="right"/>
            </w:pPr>
            <m:oMathPara>
              <m:oMathParaPr>
                <m:jc m:val="right"/>
              </m:oMathParaPr>
              <m:oMath>
                <m:r>
                  <m:rPr>
                    <m:sty m:val="p"/>
                  </m:rPr>
                  <w:rPr>
                    <w:rFonts w:ascii="Cambria Math" w:hAnsi="Cambria Math"/>
                  </w:rPr>
                  <m:t>9.5TWh</m:t>
                </m:r>
              </m:oMath>
            </m:oMathPara>
          </w:p>
        </w:tc>
      </w:tr>
      <w:tr w:rsidR="001B1805" w14:paraId="778DE255" w14:textId="77777777">
        <w:trPr>
          <w:cantSplit/>
          <w:tblCellSpacing w:w="0" w:type="dxa"/>
          <w:jc w:val="center"/>
        </w:trPr>
        <w:tc>
          <w:tcPr>
            <w:tcW w:w="0" w:type="auto"/>
            <w:vAlign w:val="center"/>
          </w:tcPr>
          <w:p w14:paraId="43D89B29" w14:textId="77777777" w:rsidR="001B1805" w:rsidRDefault="00372C4F">
            <w:r>
              <w:t>2040's share of synthetic gas</w:t>
            </w:r>
          </w:p>
        </w:tc>
        <w:tc>
          <w:tcPr>
            <w:tcW w:w="0" w:type="auto"/>
            <w:vAlign w:val="center"/>
          </w:tcPr>
          <w:p w14:paraId="67C53F58" w14:textId="77777777" w:rsidR="001B1805" w:rsidRDefault="00372C4F">
            <w:pPr>
              <w:jc w:val="right"/>
            </w:pPr>
            <m:oMathPara>
              <m:oMathParaPr>
                <m:jc m:val="right"/>
              </m:oMathParaPr>
              <m:oMath>
                <m:r>
                  <m:rPr>
                    <m:sty m:val="p"/>
                  </m:rPr>
                  <w:rPr>
                    <w:rFonts w:ascii="Cambria Math" w:hAnsi="Cambria Math"/>
                  </w:rPr>
                  <m:t>0TWh</m:t>
                </m:r>
              </m:oMath>
            </m:oMathPara>
          </w:p>
        </w:tc>
        <w:tc>
          <w:tcPr>
            <w:tcW w:w="0" w:type="auto"/>
            <w:vAlign w:val="center"/>
          </w:tcPr>
          <w:p w14:paraId="151C0FCD" w14:textId="77777777" w:rsidR="001B1805" w:rsidRDefault="00372C4F">
            <w:pPr>
              <w:jc w:val="right"/>
            </w:pPr>
            <m:oMathPara>
              <m:oMathParaPr>
                <m:jc m:val="right"/>
              </m:oMathParaPr>
              <m:oMath>
                <m:r>
                  <m:rPr>
                    <m:sty m:val="p"/>
                  </m:rPr>
                  <w:rPr>
                    <w:rFonts w:ascii="Cambria Math" w:hAnsi="Cambria Math"/>
                  </w:rPr>
                  <m:t>0TWh</m:t>
                </m:r>
              </m:oMath>
            </m:oMathPara>
          </w:p>
        </w:tc>
        <w:tc>
          <w:tcPr>
            <w:tcW w:w="0" w:type="auto"/>
            <w:vAlign w:val="center"/>
          </w:tcPr>
          <w:p w14:paraId="7096F679" w14:textId="77777777" w:rsidR="001B1805" w:rsidRDefault="00372C4F">
            <w:pPr>
              <w:jc w:val="right"/>
            </w:pPr>
            <m:oMathPara>
              <m:oMathParaPr>
                <m:jc m:val="right"/>
              </m:oMathParaPr>
              <m:oMath>
                <m:r>
                  <m:rPr>
                    <m:sty m:val="p"/>
                  </m:rPr>
                  <w:rPr>
                    <w:rFonts w:ascii="Cambria Math" w:hAnsi="Cambria Math"/>
                  </w:rPr>
                  <m:t>10.7TWh</m:t>
                </m:r>
              </m:oMath>
            </m:oMathPara>
          </w:p>
        </w:tc>
        <w:tc>
          <w:tcPr>
            <w:tcW w:w="0" w:type="auto"/>
            <w:vAlign w:val="center"/>
          </w:tcPr>
          <w:p w14:paraId="6A7A7957" w14:textId="77777777" w:rsidR="001B1805" w:rsidRDefault="00372C4F">
            <w:pPr>
              <w:jc w:val="right"/>
            </w:pPr>
            <m:oMathPara>
              <m:oMathParaPr>
                <m:jc m:val="right"/>
              </m:oMathParaPr>
              <m:oMath>
                <m:r>
                  <m:rPr>
                    <m:sty m:val="p"/>
                  </m:rPr>
                  <w:rPr>
                    <w:rFonts w:ascii="Cambria Math" w:hAnsi="Cambria Math"/>
                  </w:rPr>
                  <m:t>20.6TWh</m:t>
                </m:r>
              </m:oMath>
            </m:oMathPara>
          </w:p>
        </w:tc>
      </w:tr>
      <w:tr w:rsidR="001B1805" w14:paraId="69E3558B" w14:textId="77777777">
        <w:trPr>
          <w:cantSplit/>
          <w:tblCellSpacing w:w="0" w:type="dxa"/>
          <w:jc w:val="center"/>
        </w:trPr>
        <w:tc>
          <w:tcPr>
            <w:tcW w:w="0" w:type="auto"/>
            <w:tcBorders>
              <w:bottom w:val="single" w:sz="8" w:space="0" w:color="000000"/>
            </w:tcBorders>
            <w:vAlign w:val="center"/>
          </w:tcPr>
          <w:p w14:paraId="1930CE05" w14:textId="77777777" w:rsidR="001B1805" w:rsidRDefault="00372C4F">
            <w:r>
              <w:t>2040's share of fossil gas</w:t>
            </w:r>
          </w:p>
        </w:tc>
        <w:tc>
          <w:tcPr>
            <w:tcW w:w="0" w:type="auto"/>
            <w:tcBorders>
              <w:bottom w:val="single" w:sz="8" w:space="0" w:color="000000"/>
            </w:tcBorders>
            <w:vAlign w:val="center"/>
          </w:tcPr>
          <w:p w14:paraId="005C421A" w14:textId="77777777" w:rsidR="001B1805" w:rsidRDefault="00372C4F">
            <w:pPr>
              <w:jc w:val="right"/>
            </w:pPr>
            <m:oMathPara>
              <m:oMathParaPr>
                <m:jc m:val="right"/>
              </m:oMathParaPr>
              <m:oMath>
                <m:r>
                  <m:rPr>
                    <m:sty m:val="p"/>
                  </m:rPr>
                  <w:rPr>
                    <w:rFonts w:ascii="Cambria Math" w:hAnsi="Cambria Math"/>
                  </w:rPr>
                  <m:t>0TWh</m:t>
                </m:r>
              </m:oMath>
            </m:oMathPara>
          </w:p>
        </w:tc>
        <w:tc>
          <w:tcPr>
            <w:tcW w:w="0" w:type="auto"/>
            <w:tcBorders>
              <w:bottom w:val="single" w:sz="8" w:space="0" w:color="000000"/>
            </w:tcBorders>
            <w:vAlign w:val="center"/>
          </w:tcPr>
          <w:p w14:paraId="6E60A055" w14:textId="77777777" w:rsidR="001B1805" w:rsidRDefault="00372C4F">
            <w:pPr>
              <w:jc w:val="right"/>
            </w:pPr>
            <m:oMathPara>
              <m:oMathParaPr>
                <m:jc m:val="right"/>
              </m:oMathParaPr>
              <m:oMath>
                <m:r>
                  <m:rPr>
                    <m:sty m:val="p"/>
                  </m:rPr>
                  <w:rPr>
                    <w:rFonts w:ascii="Cambria Math" w:hAnsi="Cambria Math"/>
                  </w:rPr>
                  <m:t>0TWh</m:t>
                </m:r>
              </m:oMath>
            </m:oMathPara>
          </w:p>
        </w:tc>
        <w:tc>
          <w:tcPr>
            <w:tcW w:w="0" w:type="auto"/>
            <w:tcBorders>
              <w:bottom w:val="single" w:sz="8" w:space="0" w:color="000000"/>
            </w:tcBorders>
            <w:vAlign w:val="center"/>
          </w:tcPr>
          <w:p w14:paraId="0BF3C243" w14:textId="77777777" w:rsidR="001B1805" w:rsidRDefault="00372C4F">
            <w:pPr>
              <w:jc w:val="right"/>
            </w:pPr>
            <m:oMathPara>
              <m:oMathParaPr>
                <m:jc m:val="right"/>
              </m:oMathParaPr>
              <m:oMath>
                <m:r>
                  <m:rPr>
                    <m:sty m:val="p"/>
                  </m:rPr>
                  <w:rPr>
                    <w:rFonts w:ascii="Cambria Math" w:hAnsi="Cambria Math"/>
                  </w:rPr>
                  <m:t>0TWh</m:t>
                </m:r>
              </m:oMath>
            </m:oMathPara>
          </w:p>
        </w:tc>
        <w:tc>
          <w:tcPr>
            <w:tcW w:w="0" w:type="auto"/>
            <w:tcBorders>
              <w:bottom w:val="single" w:sz="8" w:space="0" w:color="000000"/>
            </w:tcBorders>
            <w:vAlign w:val="center"/>
          </w:tcPr>
          <w:p w14:paraId="21703D10" w14:textId="77777777" w:rsidR="001B1805" w:rsidRDefault="00372C4F">
            <w:pPr>
              <w:jc w:val="right"/>
            </w:pPr>
            <m:oMathPara>
              <m:oMathParaPr>
                <m:jc m:val="right"/>
              </m:oMathParaPr>
              <m:oMath>
                <m:r>
                  <m:rPr>
                    <m:sty m:val="p"/>
                  </m:rPr>
                  <w:rPr>
                    <w:rFonts w:ascii="Cambria Math" w:hAnsi="Cambria Math"/>
                  </w:rPr>
                  <m:t>0TWh</m:t>
                </m:r>
              </m:oMath>
            </m:oMathPara>
          </w:p>
        </w:tc>
      </w:tr>
      <w:tr w:rsidR="001B1805" w14:paraId="2127892B" w14:textId="77777777">
        <w:trPr>
          <w:cantSplit/>
          <w:tblCellSpacing w:w="0" w:type="dxa"/>
          <w:jc w:val="center"/>
        </w:trPr>
        <w:tc>
          <w:tcPr>
            <w:tcW w:w="0" w:type="auto"/>
            <w:tcBorders>
              <w:bottom w:val="single" w:sz="8" w:space="0" w:color="000000"/>
            </w:tcBorders>
            <w:vAlign w:val="center"/>
          </w:tcPr>
          <w:p w14:paraId="5155A151" w14:textId="77777777" w:rsidR="001B1805" w:rsidRDefault="00372C4F">
            <w:r>
              <w:t>2040's share of the demand</w:t>
            </w:r>
          </w:p>
        </w:tc>
        <w:tc>
          <w:tcPr>
            <w:tcW w:w="0" w:type="auto"/>
            <w:tcBorders>
              <w:bottom w:val="single" w:sz="8" w:space="0" w:color="000000"/>
            </w:tcBorders>
            <w:vAlign w:val="center"/>
          </w:tcPr>
          <w:p w14:paraId="5D1A88E0" w14:textId="77777777" w:rsidR="001B1805" w:rsidRDefault="00372C4F">
            <w:pPr>
              <w:jc w:val="right"/>
            </w:pPr>
            <m:oMathPara>
              <m:oMathParaPr>
                <m:jc m:val="right"/>
              </m:oMathParaPr>
              <m:oMath>
                <m:r>
                  <m:rPr>
                    <m:sty m:val="p"/>
                  </m:rPr>
                  <w:rPr>
                    <w:rFonts w:ascii="Cambria Math" w:hAnsi="Cambria Math"/>
                  </w:rPr>
                  <m:t>100%</m:t>
                </m:r>
              </m:oMath>
            </m:oMathPara>
          </w:p>
        </w:tc>
        <w:tc>
          <w:tcPr>
            <w:tcW w:w="0" w:type="auto"/>
            <w:tcBorders>
              <w:bottom w:val="single" w:sz="8" w:space="0" w:color="000000"/>
            </w:tcBorders>
            <w:vAlign w:val="center"/>
          </w:tcPr>
          <w:p w14:paraId="5E01DB28" w14:textId="77777777" w:rsidR="001B1805" w:rsidRDefault="00372C4F">
            <w:pPr>
              <w:jc w:val="right"/>
            </w:pPr>
            <m:oMathPara>
              <m:oMathParaPr>
                <m:jc m:val="right"/>
              </m:oMathParaPr>
              <m:oMath>
                <m:r>
                  <m:rPr>
                    <m:sty m:val="p"/>
                  </m:rPr>
                  <w:rPr>
                    <w:rFonts w:ascii="Cambria Math" w:hAnsi="Cambria Math"/>
                  </w:rPr>
                  <m:t>100%</m:t>
                </m:r>
              </m:oMath>
            </m:oMathPara>
          </w:p>
        </w:tc>
        <w:tc>
          <w:tcPr>
            <w:tcW w:w="0" w:type="auto"/>
            <w:tcBorders>
              <w:bottom w:val="single" w:sz="8" w:space="0" w:color="000000"/>
            </w:tcBorders>
            <w:vAlign w:val="center"/>
          </w:tcPr>
          <w:p w14:paraId="084168F3" w14:textId="77777777" w:rsidR="001B1805" w:rsidRDefault="00372C4F">
            <w:pPr>
              <w:jc w:val="right"/>
            </w:pPr>
            <m:oMathPara>
              <m:oMathParaPr>
                <m:jc m:val="right"/>
              </m:oMathParaPr>
              <m:oMath>
                <m:r>
                  <m:rPr>
                    <m:sty m:val="p"/>
                  </m:rPr>
                  <w:rPr>
                    <w:rFonts w:ascii="Cambria Math" w:hAnsi="Cambria Math"/>
                  </w:rPr>
                  <m:t>100%</m:t>
                </m:r>
              </m:oMath>
            </m:oMathPara>
          </w:p>
        </w:tc>
        <w:tc>
          <w:tcPr>
            <w:tcW w:w="0" w:type="auto"/>
            <w:tcBorders>
              <w:bottom w:val="single" w:sz="8" w:space="0" w:color="000000"/>
            </w:tcBorders>
            <w:vAlign w:val="center"/>
          </w:tcPr>
          <w:p w14:paraId="5063D678" w14:textId="77777777" w:rsidR="001B1805" w:rsidRDefault="00372C4F">
            <w:pPr>
              <w:jc w:val="right"/>
            </w:pPr>
            <m:oMathPara>
              <m:oMathParaPr>
                <m:jc m:val="right"/>
              </m:oMathParaPr>
              <m:oMath>
                <m:r>
                  <m:rPr>
                    <m:sty m:val="p"/>
                  </m:rPr>
                  <w:rPr>
                    <w:rFonts w:ascii="Cambria Math" w:hAnsi="Cambria Math"/>
                  </w:rPr>
                  <m:t>35.9%</m:t>
                </m:r>
              </m:oMath>
            </m:oMathPara>
          </w:p>
        </w:tc>
      </w:tr>
      <w:tr w:rsidR="001B1805" w14:paraId="3F0AC8ED" w14:textId="77777777">
        <w:trPr>
          <w:cantSplit/>
          <w:tblCellSpacing w:w="0" w:type="dxa"/>
          <w:jc w:val="center"/>
        </w:trPr>
        <w:tc>
          <w:tcPr>
            <w:tcW w:w="0" w:type="auto"/>
            <w:tcBorders>
              <w:bottom w:val="single" w:sz="8" w:space="0" w:color="000000"/>
            </w:tcBorders>
            <w:vAlign w:val="center"/>
          </w:tcPr>
          <w:p w14:paraId="04C60CB8" w14:textId="77777777" w:rsidR="001B1805" w:rsidRDefault="00372C4F">
            <w:r>
              <w:t>Reference for the generation</w:t>
            </w:r>
          </w:p>
        </w:tc>
        <w:tc>
          <w:tcPr>
            <w:tcW w:w="0" w:type="auto"/>
            <w:tcBorders>
              <w:bottom w:val="single" w:sz="8" w:space="0" w:color="000000"/>
            </w:tcBorders>
            <w:vAlign w:val="center"/>
          </w:tcPr>
          <w:p w14:paraId="3CE29701" w14:textId="77777777" w:rsidR="001B1805" w:rsidRDefault="00372C4F">
            <w:pPr>
              <w:jc w:val="right"/>
            </w:pPr>
            <m:oMathPara>
              <m:oMathParaPr>
                <m:jc m:val="right"/>
              </m:oMathParaPr>
              <m:oMath>
                <m:r>
                  <m:rPr>
                    <m:sty m:val="p"/>
                  </m:rPr>
                  <w:rPr>
                    <w:rFonts w:ascii="Cambria Math" w:hAnsi="Cambria Math"/>
                  </w:rPr>
                  <m:t>[10]</m:t>
                </m:r>
              </m:oMath>
            </m:oMathPara>
          </w:p>
        </w:tc>
        <w:tc>
          <w:tcPr>
            <w:tcW w:w="0" w:type="auto"/>
            <w:tcBorders>
              <w:bottom w:val="single" w:sz="8" w:space="0" w:color="000000"/>
            </w:tcBorders>
            <w:vAlign w:val="center"/>
          </w:tcPr>
          <w:p w14:paraId="5BC7E8FD" w14:textId="77777777" w:rsidR="001B1805" w:rsidRDefault="00372C4F">
            <w:pPr>
              <w:jc w:val="right"/>
            </w:pPr>
            <m:oMathPara>
              <m:oMathParaPr>
                <m:jc m:val="right"/>
              </m:oMathParaPr>
              <m:oMath>
                <m:r>
                  <m:rPr>
                    <m:sty m:val="p"/>
                  </m:rPr>
                  <w:rPr>
                    <w:rFonts w:ascii="Cambria Math" w:hAnsi="Cambria Math"/>
                  </w:rPr>
                  <m:t>[11]</m:t>
                </m:r>
              </m:oMath>
            </m:oMathPara>
          </w:p>
        </w:tc>
        <w:tc>
          <w:tcPr>
            <w:tcW w:w="0" w:type="auto"/>
            <w:tcBorders>
              <w:bottom w:val="single" w:sz="8" w:space="0" w:color="000000"/>
            </w:tcBorders>
            <w:vAlign w:val="center"/>
          </w:tcPr>
          <w:p w14:paraId="1F4213C5" w14:textId="77777777" w:rsidR="001B1805" w:rsidRDefault="00372C4F">
            <w:pPr>
              <w:jc w:val="right"/>
            </w:pPr>
            <m:oMathPara>
              <m:oMathParaPr>
                <m:jc m:val="right"/>
              </m:oMathParaPr>
              <m:oMath>
                <m:r>
                  <m:rPr>
                    <m:sty m:val="p"/>
                  </m:rPr>
                  <w:rPr>
                    <w:rFonts w:ascii="Cambria Math" w:hAnsi="Cambria Math"/>
                  </w:rPr>
                  <m:t>[11]</m:t>
                </m:r>
              </m:oMath>
            </m:oMathPara>
          </w:p>
        </w:tc>
        <w:tc>
          <w:tcPr>
            <w:tcW w:w="0" w:type="auto"/>
            <w:tcBorders>
              <w:bottom w:val="single" w:sz="8" w:space="0" w:color="000000"/>
            </w:tcBorders>
            <w:vAlign w:val="center"/>
          </w:tcPr>
          <w:p w14:paraId="44FD2896" w14:textId="77777777" w:rsidR="001B1805" w:rsidRDefault="00372C4F">
            <w:pPr>
              <w:jc w:val="right"/>
            </w:pPr>
            <m:oMathPara>
              <m:oMathParaPr>
                <m:jc m:val="right"/>
              </m:oMathParaPr>
              <m:oMath>
                <m:r>
                  <m:rPr>
                    <m:sty m:val="p"/>
                  </m:rPr>
                  <w:rPr>
                    <w:rFonts w:ascii="Cambria Math" w:hAnsi="Cambria Math"/>
                  </w:rPr>
                  <m:t>[11]</m:t>
                </m:r>
              </m:oMath>
            </m:oMathPara>
          </w:p>
        </w:tc>
      </w:tr>
    </w:tbl>
    <w:p w14:paraId="1BCAFC0C" w14:textId="77777777" w:rsidR="001B1805" w:rsidRDefault="001B1805"/>
    <w:p w14:paraId="55342AEE" w14:textId="1CD5A611" w:rsidR="001B1805" w:rsidRDefault="00372C4F">
      <w:pPr>
        <w:spacing w:after="240"/>
      </w:pPr>
      <w:r>
        <w:t xml:space="preserve">Table 2: Domestic renewable natural gas generation in Austria 2030 and 2040. Three of the four scenarios consider a complete supply of the national natural gas demand by renewable domestic generation. Values </w:t>
      </w:r>
      <w:commentRangeStart w:id="436"/>
      <w:ins w:id="437" w:author="Author" w:date="2023-09-19T14:21:00Z">
        <w:r w:rsidR="00793485">
          <w:t>are</w:t>
        </w:r>
        <w:commentRangeEnd w:id="436"/>
        <w:r w:rsidR="00793485">
          <w:rPr>
            <w:rStyle w:val="CommentReference"/>
          </w:rPr>
          <w:commentReference w:id="436"/>
        </w:r>
        <w:r w:rsidR="00793485">
          <w:t xml:space="preserve"> </w:t>
        </w:r>
      </w:ins>
      <w:r>
        <w:t>taken and build on decarbonization scenarios developed and published by the Environment Agency Austria [10] and Austrian Energy Agency [1]. Abbreviations: Electrification (Elec), Green Gases (GG), Decentralized Green Gases (DGG), Green Methane (GM).</w:t>
      </w:r>
    </w:p>
    <w:p w14:paraId="4D5FCCBE" w14:textId="4111C0AF" w:rsidR="001B1805" w:rsidRDefault="00372C4F">
      <w:pPr>
        <w:spacing w:after="240"/>
      </w:pPr>
      <w:r>
        <w:t xml:space="preserve">the qualitative overview of the scenarios given in Figure 3 should sufficiently explain the scenarios for this paper's aim. </w:t>
      </w:r>
      <w:ins w:id="438" w:author="Author" w:date="2023-09-16T10:30:00Z">
        <w:r w:rsidR="004E7E88">
          <w:t>Whereas the transit of natural gas through Austria is taken from existing modeling studies [70, 68], r</w:t>
        </w:r>
      </w:ins>
      <w:del w:id="439" w:author="Author" w:date="2023-09-16T10:30:00Z">
        <w:r w:rsidDel="004E7E88">
          <w:delText>R</w:delText>
        </w:r>
      </w:del>
      <w:r>
        <w:t xml:space="preserve">egarding the transit of natural gas, except for the scenario Green Methane (GM), it is assumed that the domestic generation covers the national demand in 2040. </w:t>
      </w:r>
      <w:del w:id="440" w:author="Author" w:date="2023-09-16T10:30:00Z">
        <w:r w:rsidDel="004E7E88">
          <w:delText xml:space="preserve">The transit of natural gas through Austria is taken from existing modeling studies [70, 68]. </w:delText>
        </w:r>
      </w:del>
      <w:r>
        <w:t>In addition, the repurposing of existing gas pipelines for hydrogen transport is also taken from existing studies published by the Austrian gas grid operator [71].</w:t>
      </w:r>
      <w:r>
        <w:br/>
      </w:r>
    </w:p>
    <w:p w14:paraId="6F3E7E85" w14:textId="77777777" w:rsidR="001B1805" w:rsidRDefault="00372C4F">
      <w:pPr>
        <w:jc w:val="center"/>
      </w:pPr>
      <w:r>
        <w:rPr>
          <w:noProof/>
          <w:lang w:val="en-IN" w:eastAsia="ja-JP"/>
        </w:rPr>
        <w:drawing>
          <wp:inline distT="0" distB="0" distL="0" distR="0" wp14:anchorId="6D965AF5" wp14:editId="3C2C6490">
            <wp:extent cx="5486400" cy="2230984"/>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2023_09_14_8ee7960f0775a57ed0a7g-25.jpeg"/>
                    <pic:cNvPicPr/>
                  </pic:nvPicPr>
                  <pic:blipFill>
                    <a:blip r:embed="rId10" cstate="print"/>
                    <a:srcRect/>
                    <a:stretch>
                      <a:fillRect/>
                    </a:stretch>
                  </pic:blipFill>
                  <pic:spPr>
                    <a:xfrm>
                      <a:off x="0" y="0"/>
                      <a:ext cx="5486400" cy="2230984"/>
                    </a:xfrm>
                    <a:prstGeom prst="rect">
                      <a:avLst/>
                    </a:prstGeom>
                  </pic:spPr>
                </pic:pic>
              </a:graphicData>
            </a:graphic>
          </wp:inline>
        </w:drawing>
      </w:r>
    </w:p>
    <w:p w14:paraId="4B88AAED" w14:textId="77777777" w:rsidR="001B1805" w:rsidRDefault="00372C4F">
      <w:pPr>
        <w:jc w:val="center"/>
      </w:pPr>
      <w:r>
        <w:rPr>
          <w:noProof/>
          <w:lang w:val="en-IN" w:eastAsia="ja-JP"/>
        </w:rPr>
        <w:lastRenderedPageBreak/>
        <w:drawing>
          <wp:inline distT="0" distB="0" distL="0" distR="0" wp14:anchorId="0E1AB006" wp14:editId="30DF8323">
            <wp:extent cx="838200" cy="1082040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image-ac00434f57ce4ece9920e4403aa546f0d99a9a30.jpeg"/>
                    <pic:cNvPicPr/>
                  </pic:nvPicPr>
                  <pic:blipFill>
                    <a:blip r:embed="rId11" cstate="print"/>
                    <a:srcRect/>
                    <a:stretch>
                      <a:fillRect/>
                    </a:stretch>
                  </pic:blipFill>
                  <pic:spPr>
                    <a:xfrm>
                      <a:off x="0" y="0"/>
                      <a:ext cx="838200" cy="10820400"/>
                    </a:xfrm>
                    <a:prstGeom prst="rect">
                      <a:avLst/>
                    </a:prstGeom>
                  </pic:spPr>
                </pic:pic>
              </a:graphicData>
            </a:graphic>
          </wp:inline>
        </w:drawing>
      </w:r>
    </w:p>
    <w:p w14:paraId="5512349E" w14:textId="77777777" w:rsidR="001B1805" w:rsidRDefault="00372C4F">
      <w:pPr>
        <w:spacing w:after="240"/>
      </w:pPr>
      <w:r>
        <w:lastRenderedPageBreak/>
        <w:br/>
      </w:r>
    </w:p>
    <w:p w14:paraId="3679682B" w14:textId="77777777" w:rsidR="001B1805" w:rsidRDefault="00372C4F">
      <w:pPr>
        <w:jc w:val="center"/>
      </w:pPr>
      <w:r>
        <w:rPr>
          <w:noProof/>
          <w:lang w:val="en-IN" w:eastAsia="ja-JP"/>
        </w:rPr>
        <w:lastRenderedPageBreak/>
        <w:drawing>
          <wp:inline distT="0" distB="0" distL="0" distR="0" wp14:anchorId="09B6AEF5" wp14:editId="4062AD4B">
            <wp:extent cx="5486400" cy="8932689"/>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5" name="image-e52800afcd7f08cf5be457ea96ada9237daa89ac.jpeg"/>
                    <pic:cNvPicPr/>
                  </pic:nvPicPr>
                  <pic:blipFill>
                    <a:blip r:embed="rId12" cstate="print"/>
                    <a:srcRect/>
                    <a:stretch>
                      <a:fillRect/>
                    </a:stretch>
                  </pic:blipFill>
                  <pic:spPr>
                    <a:xfrm>
                      <a:off x="0" y="0"/>
                      <a:ext cx="5486400" cy="8932689"/>
                    </a:xfrm>
                    <a:prstGeom prst="rect">
                      <a:avLst/>
                    </a:prstGeom>
                  </pic:spPr>
                </pic:pic>
              </a:graphicData>
            </a:graphic>
          </wp:inline>
        </w:drawing>
      </w:r>
    </w:p>
    <w:p w14:paraId="6A9DFA22" w14:textId="77777777" w:rsidR="001B1805" w:rsidRDefault="00372C4F">
      <w:pPr>
        <w:jc w:val="center"/>
      </w:pPr>
      <w:r>
        <w:rPr>
          <w:noProof/>
          <w:lang w:val="en-IN" w:eastAsia="ja-JP"/>
        </w:rPr>
        <w:lastRenderedPageBreak/>
        <w:drawing>
          <wp:inline distT="0" distB="0" distL="0" distR="0" wp14:anchorId="249EEA3E" wp14:editId="7F8D17BF">
            <wp:extent cx="828675" cy="365760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image-e898b7985b9e9795d7a2e5bc222a97fbfae6c932.jpeg"/>
                    <pic:cNvPicPr/>
                  </pic:nvPicPr>
                  <pic:blipFill>
                    <a:blip r:embed="rId13" cstate="print"/>
                    <a:srcRect/>
                    <a:stretch>
                      <a:fillRect/>
                    </a:stretch>
                  </pic:blipFill>
                  <pic:spPr>
                    <a:xfrm>
                      <a:off x="0" y="0"/>
                      <a:ext cx="828675" cy="3657600"/>
                    </a:xfrm>
                    <a:prstGeom prst="rect">
                      <a:avLst/>
                    </a:prstGeom>
                  </pic:spPr>
                </pic:pic>
              </a:graphicData>
            </a:graphic>
          </wp:inline>
        </w:drawing>
      </w:r>
    </w:p>
    <w:p w14:paraId="4991D340" w14:textId="77777777" w:rsidR="001B1805" w:rsidRDefault="00372C4F">
      <w:pPr>
        <w:spacing w:before="360" w:line="420" w:lineRule="exact"/>
      </w:pPr>
      <w:r>
        <w:rPr>
          <w:b/>
          <w:sz w:val="42"/>
        </w:rPr>
        <w:t>Results</w:t>
      </w:r>
    </w:p>
    <w:p w14:paraId="7A62237A" w14:textId="78159D1B" w:rsidR="001B1805" w:rsidRDefault="00372C4F">
      <w:pPr>
        <w:spacing w:after="240"/>
      </w:pPr>
      <w:r>
        <w:t>This section shows the main findings of the Austrian case study. As described above, results for the four scenarios Electrification (Elec), Green Gases (GG), Decentralized Green Gases and Green Methane (GM) are presented. It is structured in three parts. First, Sections 4.1 and 4.2 present the Austrian gas grid in 2030 and 2040</w:t>
      </w:r>
      <w:ins w:id="441" w:author="Author" w:date="2023-09-16T11:57:00Z">
        <w:r w:rsidR="008F7CAA">
          <w:t>,</w:t>
        </w:r>
      </w:ins>
      <w:r>
        <w:t xml:space="preserve"> respectively.</w:t>
      </w:r>
      <w:del w:id="442" w:author="Author" w:date="2023-09-16T11:57:00Z">
        <w:r w:rsidDel="008F7CAA">
          <w:delText xml:space="preserve"> The quantitative results for grid length, operating and investment costs are presented for both target years in detail</w:delText>
        </w:r>
      </w:del>
      <w:r>
        <w:t xml:space="preserve">. </w:t>
      </w:r>
      <w:del w:id="443" w:author="Author" w:date="2023-09-16T11:58:00Z">
        <w:r w:rsidDel="008F7CAA">
          <w:delText xml:space="preserve">Building on this, </w:delText>
        </w:r>
      </w:del>
      <w:r>
        <w:t>Section 4.3 focuses on the grid costs and elaborates on the grid charges for end customers in 2040</w:t>
      </w:r>
      <w:ins w:id="444" w:author="Author" w:date="2023-09-16T11:57:00Z">
        <w:r w:rsidR="008F7CAA">
          <w:t xml:space="preserve">, </w:t>
        </w:r>
      </w:ins>
      <w:ins w:id="445" w:author="Author" w:date="2023-09-16T11:58:00Z">
        <w:r w:rsidR="008F7CAA">
          <w:t>with t</w:t>
        </w:r>
      </w:ins>
      <w:ins w:id="446" w:author="Author" w:date="2023-09-16T11:57:00Z">
        <w:r w:rsidR="008F7CAA">
          <w:t>he quantitative results for grid length, operating</w:t>
        </w:r>
      </w:ins>
      <w:ins w:id="447" w:author="Author" w:date="2023-09-20T10:25:00Z">
        <w:r w:rsidR="00AC33B5">
          <w:t>, and</w:t>
        </w:r>
      </w:ins>
      <w:ins w:id="448" w:author="Author" w:date="2023-09-16T11:57:00Z">
        <w:r w:rsidR="008F7CAA">
          <w:t xml:space="preserve"> investment costs </w:t>
        </w:r>
      </w:ins>
      <w:ins w:id="449" w:author="Author" w:date="2023-09-17T14:18:00Z">
        <w:r w:rsidR="00444233">
          <w:t>bein</w:t>
        </w:r>
      </w:ins>
      <w:ins w:id="450" w:author="Author" w:date="2023-09-17T14:19:00Z">
        <w:r w:rsidR="00444233">
          <w:t>g</w:t>
        </w:r>
      </w:ins>
      <w:ins w:id="451" w:author="Author" w:date="2023-09-16T11:57:00Z">
        <w:r w:rsidR="008F7CAA">
          <w:t xml:space="preserve"> presented for both target years in detail</w:t>
        </w:r>
      </w:ins>
      <w:ins w:id="452" w:author="Author" w:date="2023-09-16T11:58:00Z">
        <w:r w:rsidR="008F7CAA">
          <w:t>.</w:t>
        </w:r>
      </w:ins>
      <w:del w:id="453" w:author="Author" w:date="2023-09-16T11:57:00Z">
        <w:r w:rsidDel="008F7CAA">
          <w:delText xml:space="preserve"> .</w:delText>
        </w:r>
      </w:del>
    </w:p>
    <w:p w14:paraId="21F7E85F" w14:textId="77777777" w:rsidR="001B1805" w:rsidRDefault="00372C4F">
      <w:pPr>
        <w:spacing w:before="240" w:line="330" w:lineRule="exact"/>
      </w:pPr>
      <w:r>
        <w:rPr>
          <w:b/>
          <w:sz w:val="33"/>
        </w:rPr>
        <w:t>Austrian gas grid in 2030</w:t>
      </w:r>
    </w:p>
    <w:p w14:paraId="3E9A5177" w14:textId="77777777" w:rsidR="001B1805" w:rsidRDefault="00372C4F">
      <w:pPr>
        <w:spacing w:after="240"/>
      </w:pPr>
      <w:r>
        <w:t>The Austrian gas grid in 2030 is shown in Figure 4. It is the same in all four scenarios and is very similar to the initial grid in 2025 , only slightly smaller.</w:t>
      </w:r>
    </w:p>
    <w:p w14:paraId="41340A9D" w14:textId="77777777" w:rsidR="001B1805" w:rsidRDefault="00372C4F">
      <w:pPr>
        <w:jc w:val="center"/>
      </w:pPr>
      <w:r>
        <w:rPr>
          <w:noProof/>
          <w:lang w:val="en-IN" w:eastAsia="ja-JP"/>
        </w:rPr>
        <w:lastRenderedPageBreak/>
        <w:drawing>
          <wp:inline distT="0" distB="0" distL="0" distR="0" wp14:anchorId="62D508AC" wp14:editId="21BAAC4B">
            <wp:extent cx="5486400" cy="3208516"/>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2023_09_14_8ee7960f0775a57ed0a7g-26.jpeg"/>
                    <pic:cNvPicPr/>
                  </pic:nvPicPr>
                  <pic:blipFill>
                    <a:blip r:embed="rId14" cstate="print"/>
                    <a:srcRect/>
                    <a:stretch>
                      <a:fillRect/>
                    </a:stretch>
                  </pic:blipFill>
                  <pic:spPr>
                    <a:xfrm>
                      <a:off x="0" y="0"/>
                      <a:ext cx="5486400" cy="3208516"/>
                    </a:xfrm>
                    <a:prstGeom prst="rect">
                      <a:avLst/>
                    </a:prstGeom>
                  </pic:spPr>
                </pic:pic>
              </a:graphicData>
            </a:graphic>
          </wp:inline>
        </w:drawing>
      </w:r>
    </w:p>
    <w:p w14:paraId="0487EE59" w14:textId="1A5F9214" w:rsidR="001B1805" w:rsidRDefault="00372C4F">
      <w:pPr>
        <w:spacing w:after="240"/>
      </w:pPr>
      <w:r>
        <w:t>Figure 4: Austrian gas grid in 2030 at the transmission (blue), high-pressure (red) and mid</w:t>
      </w:r>
      <w:ins w:id="454" w:author="Author" w:date="2023-09-20T10:11:00Z">
        <w:r w:rsidR="007261A8">
          <w:t>-pressure</w:t>
        </w:r>
      </w:ins>
      <w:del w:id="455" w:author="Author" w:date="2023-09-20T10:11:00Z">
        <w:r w:rsidDel="007261A8">
          <w:delText>pressure</w:delText>
        </w:r>
      </w:del>
      <w:r>
        <w:t xml:space="preserve"> (green) pressure levels in all four scenarios.</w:t>
      </w:r>
    </w:p>
    <w:p w14:paraId="6DCF807B" w14:textId="773C09C2" w:rsidR="001B1805" w:rsidRDefault="00CF6C4A">
      <w:pPr>
        <w:spacing w:after="240"/>
      </w:pPr>
      <w:ins w:id="456" w:author="Author" w:date="2023-09-16T10:31:00Z">
        <w:r>
          <w:t>[</w:t>
        </w:r>
      </w:ins>
      <w:r w:rsidR="00372C4F">
        <w:t>572</w:t>
      </w:r>
      <w:ins w:id="457" w:author="Author" w:date="2023-09-16T10:31:00Z">
        <w:r>
          <w:t>]</w:t>
        </w:r>
      </w:ins>
      <w:r w:rsidR="00372C4F">
        <w:t xml:space="preserve"> The main reason for the slight reduction of the grid length is the use of redundancies and duplicate structures in the grid as a result of declining gas demand. Table 3 shows the reduction in the grid length at the high-pressure and mid</w:t>
      </w:r>
      <w:ins w:id="458" w:author="Author" w:date="2023-09-20T10:11:00Z">
        <w:r w:rsidR="007261A8">
          <w:t>-pressure</w:t>
        </w:r>
      </w:ins>
      <w:del w:id="459" w:author="Author" w:date="2023-09-20T10:11:00Z">
        <w:r w:rsidR="00372C4F" w:rsidDel="007261A8">
          <w:delText>pressure</w:delText>
        </w:r>
      </w:del>
      <w:r w:rsidR="00372C4F">
        <w:t xml:space="preserve"> levels in the four scenarios.</w:t>
      </w:r>
    </w:p>
    <w:tbl>
      <w:tblPr>
        <w:tblW w:w="0" w:type="auto"/>
        <w:jc w:val="center"/>
        <w:tblCellSpacing w:w="0" w:type="dxa"/>
        <w:tblCellMar>
          <w:top w:w="80" w:type="dxa"/>
          <w:left w:w="160" w:type="dxa"/>
          <w:bottom w:w="80" w:type="dxa"/>
          <w:right w:w="160" w:type="dxa"/>
        </w:tblCellMar>
        <w:tblLook w:val="0000" w:firstRow="0" w:lastRow="0" w:firstColumn="0" w:lastColumn="0" w:noHBand="0" w:noVBand="0"/>
      </w:tblPr>
      <w:tblGrid>
        <w:gridCol w:w="1762"/>
        <w:gridCol w:w="1480"/>
        <w:gridCol w:w="1294"/>
        <w:gridCol w:w="1222"/>
        <w:gridCol w:w="1222"/>
        <w:gridCol w:w="1222"/>
      </w:tblGrid>
      <w:tr w:rsidR="001B1805" w14:paraId="3675EBE8" w14:textId="77777777">
        <w:trPr>
          <w:cantSplit/>
          <w:tblCellSpacing w:w="0" w:type="dxa"/>
          <w:jc w:val="center"/>
        </w:trPr>
        <w:tc>
          <w:tcPr>
            <w:tcW w:w="0" w:type="auto"/>
            <w:vMerge w:val="restart"/>
            <w:tcBorders>
              <w:top w:val="single" w:sz="8" w:space="0" w:color="000000"/>
              <w:left w:val="single" w:sz="8" w:space="0" w:color="000000"/>
              <w:bottom w:val="single" w:sz="8" w:space="0" w:color="000000"/>
              <w:right w:val="single" w:sz="8" w:space="0" w:color="000000"/>
            </w:tcBorders>
            <w:vAlign w:val="bottom"/>
          </w:tcPr>
          <w:p w14:paraId="4C80D8B5" w14:textId="77777777" w:rsidR="001B1805" w:rsidRDefault="00372C4F">
            <w:pPr>
              <w:jc w:val="center"/>
            </w:pPr>
            <w:r>
              <w:t>Pressure level</w:t>
            </w:r>
          </w:p>
        </w:tc>
        <w:tc>
          <w:tcPr>
            <w:tcW w:w="0" w:type="auto"/>
            <w:vMerge w:val="restart"/>
            <w:tcBorders>
              <w:top w:val="single" w:sz="8" w:space="0" w:color="000000"/>
              <w:bottom w:val="single" w:sz="8" w:space="0" w:color="000000"/>
              <w:right w:val="single" w:sz="8" w:space="0" w:color="000000"/>
            </w:tcBorders>
            <w:vAlign w:val="center"/>
          </w:tcPr>
          <w:p w14:paraId="0606727F" w14:textId="77777777" w:rsidR="001B1805" w:rsidRDefault="00497247">
            <w:pPr>
              <w:jc w:val="center"/>
            </w:pPr>
            <m:oMathPara>
              <m:oMathParaPr>
                <m:jc m:val="center"/>
              </m:oMathParaPr>
              <m:oMath>
                <m:f>
                  <m:fPr>
                    <m:ctrlPr>
                      <w:rPr>
                        <w:rFonts w:ascii="Cambria Math" w:hAnsi="Cambria Math"/>
                      </w:rPr>
                    </m:ctrlPr>
                  </m:fPr>
                  <m:num>
                    <m:r>
                      <m:rPr>
                        <m:sty m:val="p"/>
                      </m:rPr>
                      <w:rPr>
                        <w:rFonts w:ascii="Cambria Math" w:hAnsi="Cambria Math"/>
                      </w:rPr>
                      <m:t>2025</m:t>
                    </m:r>
                  </m:num>
                  <m:den>
                    <m:r>
                      <m:rPr>
                        <m:nor/>
                      </m:rPr>
                      <m:t> </m:t>
                    </m:r>
                    <m:r>
                      <m:rPr>
                        <m:nor/>
                      </m:rPr>
                      <m:t>Initial grid</m:t>
                    </m:r>
                    <m:r>
                      <m:rPr>
                        <m:nor/>
                      </m:rPr>
                      <m:t> </m:t>
                    </m:r>
                  </m:den>
                </m:f>
              </m:oMath>
            </m:oMathPara>
          </w:p>
        </w:tc>
        <w:tc>
          <w:tcPr>
            <w:tcW w:w="0" w:type="auto"/>
            <w:gridSpan w:val="4"/>
            <w:tcBorders>
              <w:top w:val="single" w:sz="8" w:space="0" w:color="000000"/>
              <w:bottom w:val="single" w:sz="8" w:space="0" w:color="000000"/>
              <w:right w:val="single" w:sz="8" w:space="0" w:color="000000"/>
            </w:tcBorders>
          </w:tcPr>
          <w:p w14:paraId="40632457" w14:textId="77777777" w:rsidR="001B1805" w:rsidRDefault="00372C4F">
            <w:pPr>
              <w:jc w:val="center"/>
            </w:pPr>
            <w:r>
              <w:t>2030</w:t>
            </w:r>
          </w:p>
        </w:tc>
      </w:tr>
      <w:tr w:rsidR="001B1805" w14:paraId="0C8BA1AE" w14:textId="77777777">
        <w:trPr>
          <w:cantSplit/>
          <w:tblCellSpacing w:w="0" w:type="dxa"/>
          <w:jc w:val="center"/>
        </w:trPr>
        <w:tc>
          <w:tcPr>
            <w:tcW w:w="0" w:type="auto"/>
            <w:vMerge/>
            <w:tcBorders>
              <w:top w:val="single" w:sz="8" w:space="0" w:color="000000"/>
              <w:left w:val="single" w:sz="8" w:space="0" w:color="000000"/>
              <w:bottom w:val="single" w:sz="8" w:space="0" w:color="000000"/>
              <w:right w:val="single" w:sz="8" w:space="0" w:color="000000"/>
            </w:tcBorders>
            <w:vAlign w:val="bottom"/>
          </w:tcPr>
          <w:p w14:paraId="64E7F600" w14:textId="77777777" w:rsidR="001B1805" w:rsidRDefault="001B1805"/>
        </w:tc>
        <w:tc>
          <w:tcPr>
            <w:tcW w:w="0" w:type="auto"/>
            <w:vMerge/>
            <w:tcBorders>
              <w:top w:val="single" w:sz="8" w:space="0" w:color="000000"/>
              <w:bottom w:val="single" w:sz="8" w:space="0" w:color="000000"/>
              <w:right w:val="single" w:sz="8" w:space="0" w:color="000000"/>
            </w:tcBorders>
            <w:vAlign w:val="bottom"/>
          </w:tcPr>
          <w:p w14:paraId="31D54C39" w14:textId="77777777" w:rsidR="001B1805" w:rsidRDefault="001B1805"/>
        </w:tc>
        <w:tc>
          <w:tcPr>
            <w:tcW w:w="0" w:type="auto"/>
            <w:tcBorders>
              <w:bottom w:val="single" w:sz="8" w:space="0" w:color="000000"/>
              <w:right w:val="single" w:sz="8" w:space="0" w:color="000000"/>
            </w:tcBorders>
            <w:vAlign w:val="center"/>
          </w:tcPr>
          <w:p w14:paraId="5ED9E199" w14:textId="77777777" w:rsidR="001B1805" w:rsidRDefault="00372C4F">
            <w:pPr>
              <w:jc w:val="center"/>
            </w:pPr>
            <w:r>
              <w:t>Elec</w:t>
            </w:r>
          </w:p>
        </w:tc>
        <w:tc>
          <w:tcPr>
            <w:tcW w:w="0" w:type="auto"/>
            <w:tcBorders>
              <w:bottom w:val="single" w:sz="8" w:space="0" w:color="000000"/>
              <w:right w:val="single" w:sz="8" w:space="0" w:color="000000"/>
            </w:tcBorders>
            <w:vAlign w:val="center"/>
          </w:tcPr>
          <w:p w14:paraId="67B0A1F1" w14:textId="77777777" w:rsidR="001B1805" w:rsidRDefault="00372C4F">
            <w:pPr>
              <w:jc w:val="center"/>
            </w:pPr>
            <w:r>
              <w:t>GG</w:t>
            </w:r>
          </w:p>
        </w:tc>
        <w:tc>
          <w:tcPr>
            <w:tcW w:w="0" w:type="auto"/>
            <w:tcBorders>
              <w:bottom w:val="single" w:sz="8" w:space="0" w:color="000000"/>
              <w:right w:val="single" w:sz="8" w:space="0" w:color="000000"/>
            </w:tcBorders>
            <w:vAlign w:val="center"/>
          </w:tcPr>
          <w:p w14:paraId="7E4181F3" w14:textId="77777777" w:rsidR="001B1805" w:rsidRDefault="00372C4F">
            <w:pPr>
              <w:jc w:val="center"/>
            </w:pPr>
            <w:r>
              <w:t>DGG</w:t>
            </w:r>
          </w:p>
        </w:tc>
        <w:tc>
          <w:tcPr>
            <w:tcW w:w="0" w:type="auto"/>
            <w:tcBorders>
              <w:bottom w:val="single" w:sz="8" w:space="0" w:color="000000"/>
              <w:right w:val="single" w:sz="8" w:space="0" w:color="000000"/>
            </w:tcBorders>
            <w:vAlign w:val="center"/>
          </w:tcPr>
          <w:p w14:paraId="32233A98" w14:textId="77777777" w:rsidR="001B1805" w:rsidRDefault="00372C4F">
            <w:pPr>
              <w:jc w:val="center"/>
            </w:pPr>
            <w:r>
              <w:t>GM</w:t>
            </w:r>
          </w:p>
        </w:tc>
      </w:tr>
      <w:tr w:rsidR="001B1805" w14:paraId="65F2C88D"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63C6361F" w14:textId="77777777" w:rsidR="001B1805" w:rsidRDefault="00372C4F">
            <w:pPr>
              <w:jc w:val="center"/>
            </w:pPr>
            <w:r>
              <w:t>High-pressure</w:t>
            </w:r>
          </w:p>
        </w:tc>
        <w:tc>
          <w:tcPr>
            <w:tcW w:w="0" w:type="auto"/>
            <w:tcBorders>
              <w:bottom w:val="single" w:sz="8" w:space="0" w:color="000000"/>
              <w:right w:val="single" w:sz="8" w:space="0" w:color="000000"/>
            </w:tcBorders>
            <w:vAlign w:val="center"/>
          </w:tcPr>
          <w:p w14:paraId="46174004" w14:textId="77777777" w:rsidR="001B1805" w:rsidRDefault="00372C4F">
            <w:pPr>
              <w:jc w:val="center"/>
            </w:pPr>
            <w:r>
              <w:t>1449 km</w:t>
            </w:r>
          </w:p>
        </w:tc>
        <w:tc>
          <w:tcPr>
            <w:tcW w:w="0" w:type="auto"/>
            <w:tcBorders>
              <w:bottom w:val="single" w:sz="8" w:space="0" w:color="000000"/>
              <w:right w:val="single" w:sz="8" w:space="0" w:color="000000"/>
            </w:tcBorders>
            <w:vAlign w:val="center"/>
          </w:tcPr>
          <w:p w14:paraId="04FFC3DB" w14:textId="77777777" w:rsidR="001B1805" w:rsidRDefault="00497247">
            <w:pPr>
              <w:jc w:val="center"/>
            </w:pPr>
            <m:oMathPara>
              <m:oMathParaPr>
                <m:jc m:val="center"/>
              </m:oMathParaPr>
              <m:oMath>
                <m:m>
                  <m:mPr>
                    <m:plcHide m:val="1"/>
                    <m:mcs>
                      <m:mc>
                        <m:mcPr>
                          <m:count m:val="1"/>
                          <m:mcJc m:val="left"/>
                        </m:mcPr>
                      </m:mc>
                    </m:mcs>
                    <m:ctrlPr>
                      <w:rPr>
                        <w:rFonts w:ascii="Cambria Math" w:hAnsi="Cambria Math"/>
                        <w:i/>
                      </w:rPr>
                    </m:ctrlPr>
                  </m:mPr>
                  <m:mr>
                    <m:e>
                      <m:r>
                        <m:rPr>
                          <m:sty m:val="p"/>
                        </m:rPr>
                        <w:rPr>
                          <w:rFonts w:ascii="Cambria Math" w:hAnsi="Cambria Math"/>
                        </w:rPr>
                        <m:t>-172</m:t>
                      </m:r>
                      <m:r>
                        <m:rPr>
                          <m:nor/>
                        </m:rPr>
                        <m:t xml:space="preserve"> </m:t>
                      </m:r>
                      <m:r>
                        <m:rPr>
                          <m:sty m:val="p"/>
                        </m:rPr>
                        <w:rPr>
                          <w:rFonts w:ascii="Cambria Math" w:hAnsi="Cambria Math"/>
                        </w:rPr>
                        <m:t>km</m:t>
                      </m:r>
                    </m:e>
                  </m:mr>
                  <m:mr>
                    <m:e>
                      <m:r>
                        <m:rPr>
                          <m:sty m:val="p"/>
                        </m:rPr>
                        <w:rPr>
                          <w:rFonts w:ascii="Cambria Math" w:hAnsi="Cambria Math"/>
                        </w:rPr>
                        <m:t>(-11.9%)</m:t>
                      </m:r>
                    </m:e>
                  </m:mr>
                </m:m>
              </m:oMath>
            </m:oMathPara>
          </w:p>
        </w:tc>
        <w:tc>
          <w:tcPr>
            <w:tcW w:w="0" w:type="auto"/>
            <w:tcBorders>
              <w:bottom w:val="single" w:sz="8" w:space="0" w:color="000000"/>
              <w:right w:val="single" w:sz="8" w:space="0" w:color="000000"/>
            </w:tcBorders>
            <w:vAlign w:val="center"/>
          </w:tcPr>
          <w:p w14:paraId="63095956" w14:textId="77777777" w:rsidR="001B1805" w:rsidRDefault="00497247">
            <w:pPr>
              <w:jc w:val="center"/>
            </w:pPr>
            <m:oMathPara>
              <m:oMathParaPr>
                <m:jc m:val="center"/>
              </m:oMathParaPr>
              <m:oMath>
                <m:m>
                  <m:mPr>
                    <m:plcHide m:val="1"/>
                    <m:mcs>
                      <m:mc>
                        <m:mcPr>
                          <m:count m:val="1"/>
                          <m:mcJc m:val="left"/>
                        </m:mcPr>
                      </m:mc>
                    </m:mcs>
                    <m:ctrlPr>
                      <w:rPr>
                        <w:rFonts w:ascii="Cambria Math" w:hAnsi="Cambria Math"/>
                        <w:i/>
                      </w:rPr>
                    </m:ctrlPr>
                  </m:mPr>
                  <m:mr>
                    <m:e>
                      <m:r>
                        <m:rPr>
                          <m:sty m:val="p"/>
                        </m:rPr>
                        <w:rPr>
                          <w:rFonts w:ascii="Cambria Math" w:hAnsi="Cambria Math"/>
                        </w:rPr>
                        <m:t>-142</m:t>
                      </m:r>
                      <m:r>
                        <m:rPr>
                          <m:nor/>
                        </m:rPr>
                        <m:t xml:space="preserve"> </m:t>
                      </m:r>
                      <m:r>
                        <m:rPr>
                          <m:sty m:val="p"/>
                        </m:rPr>
                        <w:rPr>
                          <w:rFonts w:ascii="Cambria Math" w:hAnsi="Cambria Math"/>
                        </w:rPr>
                        <m:t>km</m:t>
                      </m:r>
                    </m:e>
                  </m:mr>
                  <m:mr>
                    <m:e>
                      <m:r>
                        <m:rPr>
                          <m:sty m:val="p"/>
                        </m:rPr>
                        <w:rPr>
                          <w:rFonts w:ascii="Cambria Math" w:hAnsi="Cambria Math"/>
                        </w:rPr>
                        <m:t>(-9.8%)</m:t>
                      </m:r>
                    </m:e>
                  </m:mr>
                </m:m>
              </m:oMath>
            </m:oMathPara>
          </w:p>
        </w:tc>
        <w:tc>
          <w:tcPr>
            <w:tcW w:w="0" w:type="auto"/>
            <w:tcBorders>
              <w:bottom w:val="single" w:sz="8" w:space="0" w:color="000000"/>
              <w:right w:val="single" w:sz="8" w:space="0" w:color="000000"/>
            </w:tcBorders>
            <w:vAlign w:val="center"/>
          </w:tcPr>
          <w:p w14:paraId="78B51B98" w14:textId="77777777" w:rsidR="001B1805" w:rsidRDefault="00497247">
            <w:pPr>
              <w:jc w:val="center"/>
            </w:pPr>
            <m:oMathPara>
              <m:oMathParaPr>
                <m:jc m:val="center"/>
              </m:oMathParaPr>
              <m:oMath>
                <m:m>
                  <m:mPr>
                    <m:plcHide m:val="1"/>
                    <m:mcs>
                      <m:mc>
                        <m:mcPr>
                          <m:count m:val="1"/>
                          <m:mcJc m:val="left"/>
                        </m:mcPr>
                      </m:mc>
                    </m:mcs>
                    <m:ctrlPr>
                      <w:rPr>
                        <w:rFonts w:ascii="Cambria Math" w:hAnsi="Cambria Math"/>
                        <w:i/>
                      </w:rPr>
                    </m:ctrlPr>
                  </m:mPr>
                  <m:mr>
                    <m:e>
                      <m:r>
                        <m:rPr>
                          <m:sty m:val="p"/>
                        </m:rPr>
                        <w:rPr>
                          <w:rFonts w:ascii="Cambria Math" w:hAnsi="Cambria Math"/>
                        </w:rPr>
                        <m:t>-142</m:t>
                      </m:r>
                      <m:r>
                        <m:rPr>
                          <m:nor/>
                        </m:rPr>
                        <m:t xml:space="preserve"> </m:t>
                      </m:r>
                      <m:r>
                        <m:rPr>
                          <m:sty m:val="p"/>
                        </m:rPr>
                        <w:rPr>
                          <w:rFonts w:ascii="Cambria Math" w:hAnsi="Cambria Math"/>
                        </w:rPr>
                        <m:t>km</m:t>
                      </m:r>
                    </m:e>
                  </m:mr>
                  <m:mr>
                    <m:e>
                      <m:r>
                        <m:rPr>
                          <m:sty m:val="p"/>
                        </m:rPr>
                        <w:rPr>
                          <w:rFonts w:ascii="Cambria Math" w:hAnsi="Cambria Math"/>
                        </w:rPr>
                        <m:t>(-9.8%)</m:t>
                      </m:r>
                    </m:e>
                  </m:mr>
                </m:m>
              </m:oMath>
            </m:oMathPara>
          </w:p>
        </w:tc>
        <w:tc>
          <w:tcPr>
            <w:tcW w:w="0" w:type="auto"/>
            <w:tcBorders>
              <w:bottom w:val="single" w:sz="8" w:space="0" w:color="000000"/>
              <w:right w:val="single" w:sz="8" w:space="0" w:color="000000"/>
            </w:tcBorders>
            <w:vAlign w:val="center"/>
          </w:tcPr>
          <w:p w14:paraId="56F090E0" w14:textId="77777777" w:rsidR="001B1805" w:rsidRDefault="00497247">
            <w:pPr>
              <w:jc w:val="center"/>
            </w:pPr>
            <m:oMathPara>
              <m:oMathParaPr>
                <m:jc m:val="center"/>
              </m:oMathParaPr>
              <m:oMath>
                <m:m>
                  <m:mPr>
                    <m:plcHide m:val="1"/>
                    <m:mcs>
                      <m:mc>
                        <m:mcPr>
                          <m:count m:val="1"/>
                          <m:mcJc m:val="left"/>
                        </m:mcPr>
                      </m:mc>
                    </m:mcs>
                    <m:ctrlPr>
                      <w:rPr>
                        <w:rFonts w:ascii="Cambria Math" w:hAnsi="Cambria Math"/>
                        <w:i/>
                      </w:rPr>
                    </m:ctrlPr>
                  </m:mPr>
                  <m:mr>
                    <m:e>
                      <m:r>
                        <m:rPr>
                          <m:sty m:val="p"/>
                        </m:rPr>
                        <w:rPr>
                          <w:rFonts w:ascii="Cambria Math" w:hAnsi="Cambria Math"/>
                        </w:rPr>
                        <m:t>-131</m:t>
                      </m:r>
                      <m:r>
                        <m:rPr>
                          <m:nor/>
                        </m:rPr>
                        <m:t xml:space="preserve"> </m:t>
                      </m:r>
                      <m:r>
                        <m:rPr>
                          <m:sty m:val="p"/>
                        </m:rPr>
                        <w:rPr>
                          <w:rFonts w:ascii="Cambria Math" w:hAnsi="Cambria Math"/>
                        </w:rPr>
                        <m:t>km</m:t>
                      </m:r>
                    </m:e>
                  </m:mr>
                  <m:mr>
                    <m:e>
                      <m:r>
                        <m:rPr>
                          <m:sty m:val="p"/>
                        </m:rPr>
                        <w:rPr>
                          <w:rFonts w:ascii="Cambria Math" w:hAnsi="Cambria Math"/>
                        </w:rPr>
                        <m:t>(-9.0%)</m:t>
                      </m:r>
                    </m:e>
                  </m:mr>
                </m:m>
              </m:oMath>
            </m:oMathPara>
          </w:p>
        </w:tc>
      </w:tr>
      <w:tr w:rsidR="001B1805" w14:paraId="3A05BE3B"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2E04A7A2" w14:textId="77777777" w:rsidR="001B1805" w:rsidRDefault="00372C4F">
            <w:pPr>
              <w:jc w:val="center"/>
            </w:pPr>
            <w:r>
              <w:t>Mid-pressure</w:t>
            </w:r>
          </w:p>
        </w:tc>
        <w:tc>
          <w:tcPr>
            <w:tcW w:w="0" w:type="auto"/>
            <w:tcBorders>
              <w:bottom w:val="single" w:sz="8" w:space="0" w:color="000000"/>
              <w:right w:val="single" w:sz="8" w:space="0" w:color="000000"/>
            </w:tcBorders>
            <w:vAlign w:val="center"/>
          </w:tcPr>
          <w:p w14:paraId="039FC699" w14:textId="77777777" w:rsidR="001B1805" w:rsidRDefault="00372C4F">
            <w:pPr>
              <w:jc w:val="center"/>
            </w:pPr>
            <m:oMathPara>
              <m:oMathParaPr>
                <m:jc m:val="center"/>
              </m:oMathParaPr>
              <m:oMath>
                <m:r>
                  <m:rPr>
                    <m:sty m:val="p"/>
                  </m:rPr>
                  <w:rPr>
                    <w:rFonts w:ascii="Cambria Math" w:hAnsi="Cambria Math"/>
                  </w:rPr>
                  <m:t>3218</m:t>
                </m:r>
                <m:r>
                  <m:rPr>
                    <m:nor/>
                  </m:rPr>
                  <m:t xml:space="preserve"> </m:t>
                </m:r>
                <m:r>
                  <m:rPr>
                    <m:sty m:val="p"/>
                  </m:rPr>
                  <w:rPr>
                    <w:rFonts w:ascii="Cambria Math" w:hAnsi="Cambria Math"/>
                  </w:rPr>
                  <m:t>km</m:t>
                </m:r>
              </m:oMath>
            </m:oMathPara>
          </w:p>
        </w:tc>
        <w:tc>
          <w:tcPr>
            <w:tcW w:w="0" w:type="auto"/>
            <w:tcBorders>
              <w:bottom w:val="single" w:sz="8" w:space="0" w:color="000000"/>
              <w:right w:val="single" w:sz="8" w:space="0" w:color="000000"/>
            </w:tcBorders>
            <w:vAlign w:val="center"/>
          </w:tcPr>
          <w:p w14:paraId="23929FC5" w14:textId="77777777" w:rsidR="001B1805" w:rsidRDefault="00497247">
            <w:pPr>
              <w:jc w:val="center"/>
            </w:pPr>
            <m:oMathPara>
              <m:oMathParaPr>
                <m:jc m:val="center"/>
              </m:oMathParaPr>
              <m:oMath>
                <m:m>
                  <m:mPr>
                    <m:plcHide m:val="1"/>
                    <m:mcs>
                      <m:mc>
                        <m:mcPr>
                          <m:count m:val="1"/>
                          <m:mcJc m:val="left"/>
                        </m:mcPr>
                      </m:mc>
                    </m:mcs>
                    <m:ctrlPr>
                      <w:rPr>
                        <w:rFonts w:ascii="Cambria Math" w:hAnsi="Cambria Math"/>
                        <w:i/>
                      </w:rPr>
                    </m:ctrlPr>
                  </m:mPr>
                  <m:mr>
                    <m:e>
                      <m:r>
                        <m:rPr>
                          <m:sty m:val="p"/>
                        </m:rPr>
                        <w:rPr>
                          <w:rFonts w:ascii="Cambria Math" w:hAnsi="Cambria Math"/>
                        </w:rPr>
                        <m:t>-283</m:t>
                      </m:r>
                      <m:r>
                        <m:rPr>
                          <m:nor/>
                        </m:rPr>
                        <m:t xml:space="preserve"> </m:t>
                      </m:r>
                      <m:r>
                        <m:rPr>
                          <m:sty m:val="p"/>
                        </m:rPr>
                        <w:rPr>
                          <w:rFonts w:ascii="Cambria Math" w:hAnsi="Cambria Math"/>
                        </w:rPr>
                        <m:t>km</m:t>
                      </m:r>
                    </m:e>
                  </m:mr>
                  <m:mr>
                    <m:e>
                      <m:r>
                        <m:rPr>
                          <m:sty m:val="p"/>
                        </m:rPr>
                        <w:rPr>
                          <w:rFonts w:ascii="Cambria Math" w:hAnsi="Cambria Math"/>
                        </w:rPr>
                        <m:t>(-8.8%)</m:t>
                      </m:r>
                    </m:e>
                  </m:mr>
                </m:m>
              </m:oMath>
            </m:oMathPara>
          </w:p>
        </w:tc>
        <w:tc>
          <w:tcPr>
            <w:tcW w:w="0" w:type="auto"/>
            <w:tcBorders>
              <w:bottom w:val="single" w:sz="8" w:space="0" w:color="000000"/>
              <w:right w:val="single" w:sz="8" w:space="0" w:color="000000"/>
            </w:tcBorders>
            <w:vAlign w:val="center"/>
          </w:tcPr>
          <w:p w14:paraId="4B080748" w14:textId="77777777" w:rsidR="001B1805" w:rsidRDefault="00497247">
            <w:pPr>
              <w:jc w:val="center"/>
            </w:pPr>
            <m:oMathPara>
              <m:oMathParaPr>
                <m:jc m:val="center"/>
              </m:oMathParaPr>
              <m:oMath>
                <m:m>
                  <m:mPr>
                    <m:plcHide m:val="1"/>
                    <m:mcs>
                      <m:mc>
                        <m:mcPr>
                          <m:count m:val="1"/>
                          <m:mcJc m:val="left"/>
                        </m:mcPr>
                      </m:mc>
                    </m:mcs>
                    <m:ctrlPr>
                      <w:rPr>
                        <w:rFonts w:ascii="Cambria Math" w:hAnsi="Cambria Math"/>
                        <w:i/>
                      </w:rPr>
                    </m:ctrlPr>
                  </m:mPr>
                  <m:mr>
                    <m:e>
                      <m:r>
                        <m:rPr>
                          <m:sty m:val="p"/>
                        </m:rPr>
                        <w:rPr>
                          <w:rFonts w:ascii="Cambria Math" w:hAnsi="Cambria Math"/>
                        </w:rPr>
                        <m:t>-200</m:t>
                      </m:r>
                      <m:r>
                        <m:rPr>
                          <m:nor/>
                        </m:rPr>
                        <m:t xml:space="preserve"> </m:t>
                      </m:r>
                      <m:r>
                        <m:rPr>
                          <m:sty m:val="p"/>
                        </m:rPr>
                        <w:rPr>
                          <w:rFonts w:ascii="Cambria Math" w:hAnsi="Cambria Math"/>
                        </w:rPr>
                        <m:t>km</m:t>
                      </m:r>
                    </m:e>
                  </m:mr>
                  <m:mr>
                    <m:e>
                      <m:r>
                        <m:rPr>
                          <m:sty m:val="p"/>
                        </m:rPr>
                        <w:rPr>
                          <w:rFonts w:ascii="Cambria Math" w:hAnsi="Cambria Math"/>
                        </w:rPr>
                        <m:t>(-6.2%)</m:t>
                      </m:r>
                    </m:e>
                  </m:mr>
                </m:m>
              </m:oMath>
            </m:oMathPara>
          </w:p>
        </w:tc>
        <w:tc>
          <w:tcPr>
            <w:tcW w:w="0" w:type="auto"/>
            <w:tcBorders>
              <w:bottom w:val="single" w:sz="8" w:space="0" w:color="000000"/>
              <w:right w:val="single" w:sz="8" w:space="0" w:color="000000"/>
            </w:tcBorders>
            <w:vAlign w:val="center"/>
          </w:tcPr>
          <w:p w14:paraId="0E0C3046" w14:textId="77777777" w:rsidR="001B1805" w:rsidRDefault="00497247">
            <w:pPr>
              <w:jc w:val="center"/>
            </w:pPr>
            <m:oMathPara>
              <m:oMathParaPr>
                <m:jc m:val="center"/>
              </m:oMathParaPr>
              <m:oMath>
                <m:m>
                  <m:mPr>
                    <m:plcHide m:val="1"/>
                    <m:mcs>
                      <m:mc>
                        <m:mcPr>
                          <m:count m:val="1"/>
                          <m:mcJc m:val="left"/>
                        </m:mcPr>
                      </m:mc>
                    </m:mcs>
                    <m:ctrlPr>
                      <w:rPr>
                        <w:rFonts w:ascii="Cambria Math" w:hAnsi="Cambria Math"/>
                        <w:i/>
                      </w:rPr>
                    </m:ctrlPr>
                  </m:mPr>
                  <m:mr>
                    <m:e>
                      <m:r>
                        <m:rPr>
                          <m:sty m:val="p"/>
                        </m:rPr>
                        <w:rPr>
                          <w:rFonts w:ascii="Cambria Math" w:hAnsi="Cambria Math"/>
                        </w:rPr>
                        <m:t>-186</m:t>
                      </m:r>
                      <m:r>
                        <m:rPr>
                          <m:nor/>
                        </m:rPr>
                        <m:t xml:space="preserve"> </m:t>
                      </m:r>
                      <m:r>
                        <m:rPr>
                          <m:sty m:val="p"/>
                        </m:rPr>
                        <w:rPr>
                          <w:rFonts w:ascii="Cambria Math" w:hAnsi="Cambria Math"/>
                        </w:rPr>
                        <m:t>km</m:t>
                      </m:r>
                    </m:e>
                  </m:mr>
                  <m:mr>
                    <m:e>
                      <m:r>
                        <m:rPr>
                          <m:sty m:val="p"/>
                        </m:rPr>
                        <w:rPr>
                          <w:rFonts w:ascii="Cambria Math" w:hAnsi="Cambria Math"/>
                        </w:rPr>
                        <m:t>(-5.8%)</m:t>
                      </m:r>
                    </m:e>
                  </m:mr>
                </m:m>
              </m:oMath>
            </m:oMathPara>
          </w:p>
        </w:tc>
        <w:tc>
          <w:tcPr>
            <w:tcW w:w="0" w:type="auto"/>
            <w:tcBorders>
              <w:bottom w:val="single" w:sz="8" w:space="0" w:color="000000"/>
              <w:right w:val="single" w:sz="8" w:space="0" w:color="000000"/>
            </w:tcBorders>
            <w:vAlign w:val="center"/>
          </w:tcPr>
          <w:p w14:paraId="04A49C1D" w14:textId="77777777" w:rsidR="001B1805" w:rsidRDefault="00497247">
            <w:pPr>
              <w:jc w:val="center"/>
            </w:pPr>
            <m:oMathPara>
              <m:oMathParaPr>
                <m:jc m:val="center"/>
              </m:oMathParaPr>
              <m:oMath>
                <m:m>
                  <m:mPr>
                    <m:plcHide m:val="1"/>
                    <m:mcs>
                      <m:mc>
                        <m:mcPr>
                          <m:count m:val="1"/>
                          <m:mcJc m:val="left"/>
                        </m:mcPr>
                      </m:mc>
                    </m:mcs>
                    <m:ctrlPr>
                      <w:rPr>
                        <w:rFonts w:ascii="Cambria Math" w:hAnsi="Cambria Math"/>
                        <w:i/>
                      </w:rPr>
                    </m:ctrlPr>
                  </m:mPr>
                  <m:mr>
                    <m:e>
                      <m:r>
                        <m:rPr>
                          <m:sty m:val="p"/>
                        </m:rPr>
                        <w:rPr>
                          <w:rFonts w:ascii="Cambria Math" w:hAnsi="Cambria Math"/>
                        </w:rPr>
                        <m:t>-208</m:t>
                      </m:r>
                      <m:r>
                        <m:rPr>
                          <m:nor/>
                        </m:rPr>
                        <m:t xml:space="preserve"> </m:t>
                      </m:r>
                      <m:r>
                        <m:rPr>
                          <m:sty m:val="p"/>
                        </m:rPr>
                        <w:rPr>
                          <w:rFonts w:ascii="Cambria Math" w:hAnsi="Cambria Math"/>
                        </w:rPr>
                        <m:t>km</m:t>
                      </m:r>
                    </m:e>
                  </m:mr>
                  <m:mr>
                    <m:e>
                      <m:r>
                        <m:rPr>
                          <m:sty m:val="p"/>
                        </m:rPr>
                        <w:rPr>
                          <w:rFonts w:ascii="Cambria Math" w:hAnsi="Cambria Math"/>
                        </w:rPr>
                        <m:t>(-6.5%)</m:t>
                      </m:r>
                    </m:e>
                  </m:mr>
                </m:m>
              </m:oMath>
            </m:oMathPara>
          </w:p>
        </w:tc>
      </w:tr>
    </w:tbl>
    <w:p w14:paraId="095FB208" w14:textId="77777777" w:rsidR="001B1805" w:rsidRDefault="001B1805"/>
    <w:p w14:paraId="373D9328" w14:textId="77777777" w:rsidR="001B1805" w:rsidRDefault="00372C4F">
      <w:pPr>
        <w:spacing w:after="240"/>
      </w:pPr>
      <w:r>
        <w:t>Table 3: Absolute and relative reduction in the length of the gas grid at the high-pressure and mid-pressure levels by 2030 compared to the initial grid in 2025. Abbreviations: Electrification (Elec), Green Gases (GG), Decentralized Green Gases (DGG), Green Methane (GM).</w:t>
      </w:r>
    </w:p>
    <w:p w14:paraId="50432C7D" w14:textId="32A725C3" w:rsidR="001B1805" w:rsidRDefault="00372C4F">
      <w:pPr>
        <w:spacing w:after="240"/>
      </w:pPr>
      <w:r>
        <w:t xml:space="preserve">The reduction in the grid length at the high-pressure level varies between </w:t>
      </w:r>
      <m:oMath>
        <m:r>
          <m:rPr>
            <m:sty m:val="p"/>
          </m:rPr>
          <w:rPr>
            <w:rFonts w:ascii="Cambria Math" w:hAnsi="Cambria Math"/>
          </w:rPr>
          <m:t>-131</m:t>
        </m:r>
        <m:r>
          <m:rPr>
            <m:nor/>
          </m:rPr>
          <m:t xml:space="preserve"> </m:t>
        </m:r>
        <m:r>
          <m:rPr>
            <m:sty m:val="p"/>
          </m:rPr>
          <w:rPr>
            <w:rFonts w:ascii="Cambria Math" w:hAnsi="Cambria Math"/>
          </w:rPr>
          <m:t>km</m:t>
        </m:r>
      </m:oMath>
      <w:r>
        <w:t xml:space="preserve"> and </w:t>
      </w:r>
      <m:oMath>
        <m:r>
          <m:rPr>
            <m:sty m:val="p"/>
          </m:rPr>
          <w:rPr>
            <w:rFonts w:ascii="Cambria Math" w:hAnsi="Cambria Math"/>
          </w:rPr>
          <m:t>-172</m:t>
        </m:r>
        <m:r>
          <m:rPr>
            <m:nor/>
          </m:rPr>
          <m:t xml:space="preserve"> </m:t>
        </m:r>
        <m:r>
          <m:rPr>
            <m:sty m:val="p"/>
          </m:rPr>
          <w:rPr>
            <w:rFonts w:ascii="Cambria Math" w:hAnsi="Cambria Math"/>
          </w:rPr>
          <m:t>km</m:t>
        </m:r>
      </m:oMath>
      <w:r>
        <w:t xml:space="preserve"> in the GM and Elec scenarios</w:t>
      </w:r>
      <w:ins w:id="460" w:author="Author" w:date="2023-09-16T10:32:00Z">
        <w:r w:rsidR="002D3031">
          <w:t>,</w:t>
        </w:r>
      </w:ins>
      <w:r>
        <w:t xml:space="preserve"> respectively. The reduction in the grid length at the mid-pressure level varies between </w:t>
      </w:r>
      <m:oMath>
        <m:r>
          <m:rPr>
            <m:sty m:val="p"/>
          </m:rPr>
          <w:rPr>
            <w:rFonts w:ascii="Cambria Math" w:hAnsi="Cambria Math"/>
          </w:rPr>
          <m:t>-186</m:t>
        </m:r>
        <m:r>
          <m:rPr>
            <m:nor/>
          </m:rPr>
          <m:t xml:space="preserve"> </m:t>
        </m:r>
        <m:r>
          <m:rPr>
            <m:sty m:val="p"/>
          </m:rPr>
          <w:rPr>
            <w:rFonts w:ascii="Cambria Math" w:hAnsi="Cambria Math"/>
          </w:rPr>
          <m:t>km</m:t>
        </m:r>
      </m:oMath>
      <w:r>
        <w:t xml:space="preserve"> and </w:t>
      </w:r>
      <m:oMath>
        <m:r>
          <m:rPr>
            <m:sty m:val="p"/>
          </m:rPr>
          <w:rPr>
            <w:rFonts w:ascii="Cambria Math" w:hAnsi="Cambria Math"/>
          </w:rPr>
          <m:t>-283</m:t>
        </m:r>
        <m:r>
          <m:rPr>
            <m:nor/>
          </m:rPr>
          <m:t xml:space="preserve"> </m:t>
        </m:r>
        <m:r>
          <m:rPr>
            <m:sty m:val="p"/>
          </m:rPr>
          <w:rPr>
            <w:rFonts w:ascii="Cambria Math" w:hAnsi="Cambria Math"/>
          </w:rPr>
          <m:t>km</m:t>
        </m:r>
      </m:oMath>
      <w:r>
        <w:t xml:space="preserve"> in the DGG and Elec scenarios</w:t>
      </w:r>
      <w:ins w:id="461" w:author="Author" w:date="2023-09-16T11:58:00Z">
        <w:r w:rsidR="00ED770D">
          <w:t xml:space="preserve">, </w:t>
        </w:r>
      </w:ins>
      <w:del w:id="462" w:author="Author" w:date="2023-09-16T11:58:00Z">
        <w:r w:rsidDel="00ED770D">
          <w:delText xml:space="preserve"> </w:delText>
        </w:r>
      </w:del>
      <w:r>
        <w:t xml:space="preserve">respectively. Removing redundant gas pipelines reduces the operating costs of the grid </w:t>
      </w:r>
      <w:del w:id="463" w:author="Author" w:date="2023-09-16T10:32:00Z">
        <w:r w:rsidDel="002D3031">
          <w:delText xml:space="preserve">4 </w:delText>
        </w:r>
      </w:del>
      <w:ins w:id="464" w:author="Author" w:date="2023-09-17T14:21:00Z">
        <w:r w:rsidR="006E1272">
          <w:t>[</w:t>
        </w:r>
      </w:ins>
      <w:ins w:id="465" w:author="Author" w:date="2023-09-16T10:32:00Z">
        <w:r w:rsidR="002D3031">
          <w:t>4</w:t>
        </w:r>
      </w:ins>
      <w:ins w:id="466" w:author="Author" w:date="2023-09-17T14:21:00Z">
        <w:r w:rsidR="006E1272">
          <w:t>]</w:t>
        </w:r>
      </w:ins>
      <w:ins w:id="467" w:author="Author" w:date="2023-09-16T10:32:00Z">
        <w:r w:rsidR="002D3031">
          <w:t xml:space="preserve">. </w:t>
        </w:r>
      </w:ins>
      <w:r>
        <w:t xml:space="preserve">The operating costs of the gas grid, which are mainly fixed pipeline </w:t>
      </w:r>
      <w:r>
        <w:lastRenderedPageBreak/>
        <w:t xml:space="preserve">costs, decrease compared to the initial grid in 2025 and are around 110 MEUR in all four scenarios in 2030. </w:t>
      </w:r>
      <w:commentRangeStart w:id="468"/>
      <w:del w:id="469" w:author="Author" w:date="2023-09-16T10:33:00Z">
        <w:r w:rsidDel="002D3031">
          <w:delText xml:space="preserve">Note that energy costs for the compressor are not included. </w:delText>
        </w:r>
      </w:del>
      <w:r>
        <w:t>By 2030, virtually no gas pipelines are decommissioned due to ag</w:t>
      </w:r>
      <w:ins w:id="470" w:author="Author" w:date="2023-09-20T10:12:00Z">
        <w:r w:rsidR="0070781B">
          <w:t>ing</w:t>
        </w:r>
      </w:ins>
      <w:del w:id="471" w:author="Author" w:date="2023-09-20T10:12:00Z">
        <w:r w:rsidDel="0070781B">
          <w:delText>eing</w:delText>
        </w:r>
      </w:del>
      <w:r>
        <w:t xml:space="preserve"> or because the pipeline is no longer used to transport gas</w:t>
      </w:r>
      <w:ins w:id="472" w:author="Author" w:date="2023-09-19T14:22:00Z">
        <w:r w:rsidR="00EA29C6">
          <w:t>,</w:t>
        </w:r>
      </w:ins>
      <w:ins w:id="473" w:author="Author" w:date="2023-09-16T10:33:00Z">
        <w:r w:rsidR="002D3031">
          <w:t xml:space="preserve"> while it is important to note that energy costs for the compressor are not included</w:t>
        </w:r>
        <w:r w:rsidR="000D1108">
          <w:t xml:space="preserve"> in all four scenarios. </w:t>
        </w:r>
      </w:ins>
      <w:del w:id="474" w:author="Author" w:date="2023-09-16T10:33:00Z">
        <w:r w:rsidDel="002D3031">
          <w:delText xml:space="preserve">. </w:delText>
        </w:r>
      </w:del>
      <w:del w:id="475" w:author="Author" w:date="2023-09-19T14:22:00Z">
        <w:r w:rsidDel="00B0040D">
          <w:delText xml:space="preserve">The rather young Austrian grid age also leads to very low replacement investments into the gas grid. </w:delText>
        </w:r>
      </w:del>
      <w:r>
        <w:t>In total, those investments vary by 2030 between 15 MEUR and 18 MEUR in the Elec and GM scenarios</w:t>
      </w:r>
      <w:ins w:id="476" w:author="Author" w:date="2023-09-16T10:33:00Z">
        <w:r w:rsidR="000D1108">
          <w:t>,</w:t>
        </w:r>
      </w:ins>
      <w:r>
        <w:t xml:space="preserve"> respectively</w:t>
      </w:r>
      <w:ins w:id="477" w:author="Author" w:date="2023-09-19T14:23:00Z">
        <w:r w:rsidR="00B0040D">
          <w:t>, with its being of note that the rather young Austrian grid age also leads to very low replacement investments into the gas grid.</w:t>
        </w:r>
      </w:ins>
      <w:del w:id="478" w:author="Author" w:date="2023-09-19T14:23:00Z">
        <w:r w:rsidDel="00B0040D">
          <w:delText xml:space="preserve">. </w:delText>
        </w:r>
      </w:del>
      <w:ins w:id="479" w:author="Author" w:date="2023-09-19T14:23:00Z">
        <w:r w:rsidR="00AF7916">
          <w:t xml:space="preserve"> </w:t>
        </w:r>
      </w:ins>
      <w:r>
        <w:t>Note that in the model presented in this paper, replacement investment is necessary when a pipeline reaches its technical lifetime of 75 years. At this point, the model decides whether to invest in replacing the pipeline or to decommission it age-related.</w:t>
      </w:r>
      <w:commentRangeEnd w:id="468"/>
      <w:r w:rsidR="00B832D2">
        <w:rPr>
          <w:rStyle w:val="CommentReference"/>
        </w:rPr>
        <w:commentReference w:id="468"/>
      </w:r>
    </w:p>
    <w:p w14:paraId="3C0E91C6" w14:textId="77777777" w:rsidR="001B1805" w:rsidRDefault="00372C4F">
      <w:r>
        <w:t xml:space="preserve"> 4.2. Austrian gas grid in 2040</w:t>
      </w:r>
      <w:r>
        <w:br/>
      </w:r>
    </w:p>
    <w:p w14:paraId="15FB3505" w14:textId="4719E64E" w:rsidR="001B1805" w:rsidRDefault="00372C4F">
      <w:pPr>
        <w:spacing w:after="240"/>
      </w:pPr>
      <w:r>
        <w:t>The Austrian gas grid in 2040 differs significantly between the four scenarios</w:t>
      </w:r>
      <w:ins w:id="480" w:author="Author" w:date="2023-09-20T08:12:00Z">
        <w:r w:rsidR="00B832D2">
          <w:t>, within which</w:t>
        </w:r>
      </w:ins>
      <w:del w:id="481" w:author="Author" w:date="2023-09-20T08:12:00Z">
        <w:r w:rsidDel="00B832D2">
          <w:delText>. Four</w:delText>
        </w:r>
      </w:del>
      <w:ins w:id="482" w:author="Author" w:date="2023-09-20T08:12:00Z">
        <w:r w:rsidR="00B832D2">
          <w:t xml:space="preserve"> four</w:t>
        </w:r>
      </w:ins>
      <w:r>
        <w:t xml:space="preserve"> different gas grids emerge</w:t>
      </w:r>
      <w:ins w:id="483" w:author="Author" w:date="2023-09-20T08:12:00Z">
        <w:r w:rsidR="00B832D2">
          <w:t>. These four grids are</w:t>
        </w:r>
      </w:ins>
      <w:del w:id="484" w:author="Author" w:date="2023-09-20T08:12:00Z">
        <w:r w:rsidDel="00B832D2">
          <w:delText>, which are</w:delText>
        </w:r>
      </w:del>
      <w:r>
        <w:t xml:space="preserve"> mainly determined by the assumptions of the underlying scenarios. Figures 5 (Elec scenario) and 6 (GM scenario) show the smallest and largest gas grids in terms of grid length.</w:t>
      </w:r>
    </w:p>
    <w:p w14:paraId="612DBD5B" w14:textId="77777777" w:rsidR="001B1805" w:rsidRDefault="00372C4F">
      <w:pPr>
        <w:jc w:val="center"/>
      </w:pPr>
      <w:r>
        <w:rPr>
          <w:noProof/>
          <w:lang w:val="en-IN" w:eastAsia="ja-JP"/>
        </w:rPr>
        <w:drawing>
          <wp:inline distT="0" distB="0" distL="0" distR="0" wp14:anchorId="11706BC0" wp14:editId="20E26890">
            <wp:extent cx="5486400" cy="3206199"/>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2023_09_14_8ee7960f0775a57ed0a7g-28.jpeg"/>
                    <pic:cNvPicPr/>
                  </pic:nvPicPr>
                  <pic:blipFill>
                    <a:blip r:embed="rId15" cstate="print"/>
                    <a:srcRect/>
                    <a:stretch>
                      <a:fillRect/>
                    </a:stretch>
                  </pic:blipFill>
                  <pic:spPr>
                    <a:xfrm>
                      <a:off x="0" y="0"/>
                      <a:ext cx="5486400" cy="3206199"/>
                    </a:xfrm>
                    <a:prstGeom prst="rect">
                      <a:avLst/>
                    </a:prstGeom>
                  </pic:spPr>
                </pic:pic>
              </a:graphicData>
            </a:graphic>
          </wp:inline>
        </w:drawing>
      </w:r>
    </w:p>
    <w:p w14:paraId="32C64345" w14:textId="1B665EFA" w:rsidR="001B1805" w:rsidRDefault="00372C4F">
      <w:pPr>
        <w:spacing w:after="240"/>
      </w:pPr>
      <w:r>
        <w:t xml:space="preserve">Figure 5: Austria's smallest gas grid by 2040 in the scenario Electrification (Elec). </w:t>
      </w:r>
      <w:del w:id="485" w:author="Author" w:date="2023-09-18T07:46:00Z">
        <w:r w:rsidDel="000A2FF0">
          <w:delText>Colours</w:delText>
        </w:r>
      </w:del>
      <w:ins w:id="486" w:author="Author" w:date="2023-09-18T07:46:00Z">
        <w:r w:rsidR="000A2FF0">
          <w:t>Colors</w:t>
        </w:r>
      </w:ins>
      <w:r>
        <w:t>: transmission (blue), high-pressure (red) and mid-pressure (green).</w:t>
      </w:r>
    </w:p>
    <w:p w14:paraId="7B0F8787" w14:textId="79DFF210" w:rsidR="001B1805" w:rsidRDefault="00372C4F">
      <w:pPr>
        <w:spacing w:after="240"/>
      </w:pPr>
      <w:r>
        <w:t xml:space="preserve">The smallest grid is in the Elec scenario and the largest in the GM scenario. The gas grids of the remaining two scenarios GG and DGG are shown in </w:t>
      </w:r>
      <w:commentRangeStart w:id="487"/>
      <w:r>
        <w:t>??</w:t>
      </w:r>
      <w:commentRangeEnd w:id="487"/>
      <w:r w:rsidR="00751748">
        <w:rPr>
          <w:rStyle w:val="CommentReference"/>
        </w:rPr>
        <w:commentReference w:id="487"/>
      </w:r>
      <w:r>
        <w:t xml:space="preserve">. They lie between the two extreme grids in terms of size. </w:t>
      </w:r>
      <w:commentRangeStart w:id="488"/>
      <w:r>
        <w:t>Table 4 quantifies the size of the gas grids in 2040 in all the four scenarios by comparing the absolute length of the grids</w:t>
      </w:r>
      <w:ins w:id="489" w:author="Author" w:date="2023-09-19T14:24:00Z">
        <w:r w:rsidR="005A5CB0">
          <w:t>,</w:t>
        </w:r>
      </w:ins>
      <w:ins w:id="490" w:author="Author" w:date="2023-09-19T14:25:00Z">
        <w:r w:rsidR="005A5CB0">
          <w:t xml:space="preserve"> where in absolute numbers, the reduction of grid length at the mid-pressure level is more significant than at the high-pressure level,</w:t>
        </w:r>
      </w:ins>
      <w:r>
        <w:t xml:space="preserve"> as well as the absolute and relative reduction of grid lengths compared to the initial grid in 2025</w:t>
      </w:r>
      <w:commentRangeEnd w:id="488"/>
      <w:r w:rsidR="00B832D2">
        <w:rPr>
          <w:rStyle w:val="CommentReference"/>
        </w:rPr>
        <w:commentReference w:id="488"/>
      </w:r>
      <w:r>
        <w:t xml:space="preserve">. </w:t>
      </w:r>
      <w:del w:id="491" w:author="Author" w:date="2023-09-19T14:24:00Z">
        <w:r w:rsidDel="005A5CB0">
          <w:delText xml:space="preserve">In absolute numbers, the reduction of grid ength at </w:delText>
        </w:r>
        <w:r w:rsidDel="005A5CB0">
          <w:lastRenderedPageBreak/>
          <w:delText>the mid-pressure level is more significant than at the high-pressure leve</w:delText>
        </w:r>
      </w:del>
      <w:r>
        <w:t xml:space="preserve">l. In particular, the reduction in the grid length at the mid-pressure level is equally greatest in the two scenarios Elec and GG with </w:t>
      </w:r>
      <m:oMath>
        <m:r>
          <m:rPr>
            <m:sty m:val="p"/>
          </m:rPr>
          <w:rPr>
            <w:rFonts w:ascii="Cambria Math" w:hAnsi="Cambria Math"/>
          </w:rPr>
          <m:t>-1316</m:t>
        </m:r>
        <m:r>
          <m:rPr>
            <m:nor/>
          </m:rPr>
          <m:t xml:space="preserve"> </m:t>
        </m:r>
        <m:r>
          <m:rPr>
            <m:sty m:val="p"/>
          </m:rPr>
          <w:rPr>
            <w:rFonts w:ascii="Cambria Math" w:hAnsi="Cambria Math"/>
          </w:rPr>
          <m:t>km(-40.9%</m:t>
        </m:r>
      </m:oMath>
      <w:r>
        <w:t xml:space="preserve"> compared to the initial grid in 2025). The smallest reduction in length at the mid-pressure level among the four scenarios is with </w:t>
      </w:r>
      <w:commentRangeStart w:id="492"/>
      <m:oMath>
        <m:r>
          <m:rPr>
            <m:sty m:val="p"/>
          </m:rPr>
          <w:rPr>
            <w:rFonts w:ascii="Cambria Math" w:hAnsi="Cambria Math"/>
          </w:rPr>
          <m:t>-811</m:t>
        </m:r>
        <m:r>
          <m:rPr>
            <m:nor/>
          </m:rPr>
          <m:t xml:space="preserve"> </m:t>
        </m:r>
        <m:r>
          <m:rPr>
            <m:sty m:val="p"/>
          </m:rPr>
          <w:rPr>
            <w:rFonts w:ascii="Cambria Math" w:hAnsi="Cambria Math"/>
          </w:rPr>
          <m:t>km(-25.2%</m:t>
        </m:r>
      </m:oMath>
      <w:r>
        <w:t xml:space="preserve"> compared</w:t>
      </w:r>
      <w:commentRangeEnd w:id="492"/>
      <w:r w:rsidR="000D1540">
        <w:rPr>
          <w:rStyle w:val="CommentReference"/>
        </w:rPr>
        <w:commentReference w:id="492"/>
      </w:r>
    </w:p>
    <w:p w14:paraId="1DCF419A" w14:textId="77777777" w:rsidR="001B1805" w:rsidRDefault="00372C4F">
      <w:pPr>
        <w:jc w:val="center"/>
      </w:pPr>
      <w:r>
        <w:rPr>
          <w:noProof/>
          <w:lang w:val="en-IN" w:eastAsia="ja-JP"/>
        </w:rPr>
        <w:drawing>
          <wp:inline distT="0" distB="0" distL="0" distR="0" wp14:anchorId="28D21E8D" wp14:editId="1FEAD094">
            <wp:extent cx="5486400" cy="3223464"/>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2023_09_14_8ee7960f0775a57ed0a7g-29.jpeg"/>
                    <pic:cNvPicPr/>
                  </pic:nvPicPr>
                  <pic:blipFill>
                    <a:blip r:embed="rId16" cstate="print"/>
                    <a:srcRect/>
                    <a:stretch>
                      <a:fillRect/>
                    </a:stretch>
                  </pic:blipFill>
                  <pic:spPr>
                    <a:xfrm>
                      <a:off x="0" y="0"/>
                      <a:ext cx="5486400" cy="3223464"/>
                    </a:xfrm>
                    <a:prstGeom prst="rect">
                      <a:avLst/>
                    </a:prstGeom>
                  </pic:spPr>
                </pic:pic>
              </a:graphicData>
            </a:graphic>
          </wp:inline>
        </w:drawing>
      </w:r>
    </w:p>
    <w:p w14:paraId="331478A7" w14:textId="58175456" w:rsidR="001B1805" w:rsidRDefault="00372C4F">
      <w:pPr>
        <w:spacing w:after="240"/>
      </w:pPr>
      <w:r>
        <w:t xml:space="preserve">Figure 6: Austria's largest gas grid by 2040 in the scenario Green Methane (GM). </w:t>
      </w:r>
      <w:del w:id="493" w:author="Author" w:date="2023-09-18T07:46:00Z">
        <w:r w:rsidDel="000A2FF0">
          <w:delText>Colours</w:delText>
        </w:r>
      </w:del>
      <w:ins w:id="494" w:author="Author" w:date="2023-09-18T07:46:00Z">
        <w:r w:rsidR="000A2FF0">
          <w:t>Colors</w:t>
        </w:r>
      </w:ins>
      <w:r>
        <w:t>: transmission (blue), high-pressure (red) and mid-pressure (green).</w:t>
      </w:r>
    </w:p>
    <w:tbl>
      <w:tblPr>
        <w:tblW w:w="0" w:type="auto"/>
        <w:jc w:val="center"/>
        <w:tblCellSpacing w:w="0" w:type="dxa"/>
        <w:tblCellMar>
          <w:top w:w="80" w:type="dxa"/>
          <w:left w:w="160" w:type="dxa"/>
          <w:bottom w:w="80" w:type="dxa"/>
          <w:right w:w="160" w:type="dxa"/>
        </w:tblCellMar>
        <w:tblLook w:val="0000" w:firstRow="0" w:lastRow="0" w:firstColumn="0" w:lastColumn="0" w:noHBand="0" w:noVBand="0"/>
      </w:tblPr>
      <w:tblGrid>
        <w:gridCol w:w="1488"/>
        <w:gridCol w:w="2000"/>
        <w:gridCol w:w="1344"/>
        <w:gridCol w:w="1344"/>
        <w:gridCol w:w="1222"/>
        <w:gridCol w:w="1222"/>
      </w:tblGrid>
      <w:tr w:rsidR="001B1805" w14:paraId="6984E47F" w14:textId="77777777">
        <w:trPr>
          <w:cantSplit/>
          <w:tblCellSpacing w:w="0" w:type="dxa"/>
          <w:jc w:val="center"/>
        </w:trPr>
        <w:tc>
          <w:tcPr>
            <w:tcW w:w="0" w:type="auto"/>
            <w:vMerge w:val="restart"/>
            <w:tcBorders>
              <w:top w:val="single" w:sz="8" w:space="0" w:color="000000"/>
              <w:left w:val="single" w:sz="8" w:space="0" w:color="000000"/>
              <w:bottom w:val="single" w:sz="8" w:space="0" w:color="000000"/>
              <w:right w:val="single" w:sz="8" w:space="0" w:color="000000"/>
            </w:tcBorders>
            <w:vAlign w:val="bottom"/>
          </w:tcPr>
          <w:p w14:paraId="336571FD" w14:textId="77777777" w:rsidR="001B1805" w:rsidRDefault="00372C4F">
            <w:pPr>
              <w:jc w:val="center"/>
            </w:pPr>
            <w:r>
              <w:t>Pressure level</w:t>
            </w:r>
          </w:p>
        </w:tc>
        <w:tc>
          <w:tcPr>
            <w:tcW w:w="0" w:type="auto"/>
            <w:vMerge w:val="restart"/>
            <w:tcBorders>
              <w:top w:val="single" w:sz="8" w:space="0" w:color="000000"/>
              <w:bottom w:val="single" w:sz="8" w:space="0" w:color="000000"/>
              <w:right w:val="single" w:sz="8" w:space="0" w:color="000000"/>
            </w:tcBorders>
            <w:vAlign w:val="bottom"/>
          </w:tcPr>
          <w:p w14:paraId="55D2D026" w14:textId="77777777" w:rsidR="001B1805" w:rsidRDefault="00372C4F">
            <w:pPr>
              <w:jc w:val="center"/>
            </w:pPr>
            <w:r>
              <w:t>Indicator</w:t>
            </w:r>
          </w:p>
        </w:tc>
        <w:tc>
          <w:tcPr>
            <w:tcW w:w="0" w:type="auto"/>
            <w:gridSpan w:val="4"/>
            <w:tcBorders>
              <w:top w:val="single" w:sz="8" w:space="0" w:color="000000"/>
              <w:bottom w:val="single" w:sz="8" w:space="0" w:color="000000"/>
              <w:right w:val="single" w:sz="8" w:space="0" w:color="000000"/>
            </w:tcBorders>
          </w:tcPr>
          <w:p w14:paraId="13882876" w14:textId="77777777" w:rsidR="001B1805" w:rsidRDefault="00372C4F">
            <w:pPr>
              <w:jc w:val="center"/>
            </w:pPr>
            <w:r>
              <w:t>2040</w:t>
            </w:r>
          </w:p>
        </w:tc>
      </w:tr>
      <w:tr w:rsidR="001B1805" w14:paraId="6ED736CA" w14:textId="77777777">
        <w:trPr>
          <w:cantSplit/>
          <w:tblCellSpacing w:w="0" w:type="dxa"/>
          <w:jc w:val="center"/>
        </w:trPr>
        <w:tc>
          <w:tcPr>
            <w:tcW w:w="0" w:type="auto"/>
            <w:vMerge/>
            <w:tcBorders>
              <w:top w:val="single" w:sz="8" w:space="0" w:color="000000"/>
              <w:left w:val="single" w:sz="8" w:space="0" w:color="000000"/>
              <w:bottom w:val="single" w:sz="8" w:space="0" w:color="000000"/>
              <w:right w:val="single" w:sz="8" w:space="0" w:color="000000"/>
            </w:tcBorders>
            <w:vAlign w:val="bottom"/>
          </w:tcPr>
          <w:p w14:paraId="2A3ECDBB" w14:textId="77777777" w:rsidR="001B1805" w:rsidRDefault="001B1805"/>
        </w:tc>
        <w:tc>
          <w:tcPr>
            <w:tcW w:w="0" w:type="auto"/>
            <w:vMerge/>
            <w:tcBorders>
              <w:top w:val="single" w:sz="8" w:space="0" w:color="000000"/>
              <w:bottom w:val="single" w:sz="8" w:space="0" w:color="000000"/>
              <w:right w:val="single" w:sz="8" w:space="0" w:color="000000"/>
            </w:tcBorders>
            <w:vAlign w:val="bottom"/>
          </w:tcPr>
          <w:p w14:paraId="4667407F" w14:textId="77777777" w:rsidR="001B1805" w:rsidRDefault="001B1805"/>
        </w:tc>
        <w:tc>
          <w:tcPr>
            <w:tcW w:w="0" w:type="auto"/>
            <w:tcBorders>
              <w:bottom w:val="single" w:sz="8" w:space="0" w:color="000000"/>
              <w:right w:val="single" w:sz="8" w:space="0" w:color="000000"/>
            </w:tcBorders>
            <w:vAlign w:val="center"/>
          </w:tcPr>
          <w:p w14:paraId="02221F82" w14:textId="77777777" w:rsidR="001B1805" w:rsidRDefault="00372C4F">
            <w:pPr>
              <w:jc w:val="center"/>
            </w:pPr>
            <w:r>
              <w:t>Elec</w:t>
            </w:r>
          </w:p>
        </w:tc>
        <w:tc>
          <w:tcPr>
            <w:tcW w:w="0" w:type="auto"/>
            <w:tcBorders>
              <w:bottom w:val="single" w:sz="8" w:space="0" w:color="000000"/>
              <w:right w:val="single" w:sz="8" w:space="0" w:color="000000"/>
            </w:tcBorders>
            <w:vAlign w:val="center"/>
          </w:tcPr>
          <w:p w14:paraId="721F69C2" w14:textId="77777777" w:rsidR="001B1805" w:rsidRDefault="00372C4F">
            <w:pPr>
              <w:jc w:val="center"/>
            </w:pPr>
            <w:r>
              <w:t>GG</w:t>
            </w:r>
          </w:p>
        </w:tc>
        <w:tc>
          <w:tcPr>
            <w:tcW w:w="0" w:type="auto"/>
            <w:tcBorders>
              <w:bottom w:val="single" w:sz="8" w:space="0" w:color="000000"/>
              <w:right w:val="single" w:sz="8" w:space="0" w:color="000000"/>
            </w:tcBorders>
            <w:vAlign w:val="center"/>
          </w:tcPr>
          <w:p w14:paraId="3A2925C6" w14:textId="77777777" w:rsidR="001B1805" w:rsidRDefault="00372C4F">
            <w:pPr>
              <w:jc w:val="center"/>
            </w:pPr>
            <w:r>
              <w:t>DGG</w:t>
            </w:r>
          </w:p>
        </w:tc>
        <w:tc>
          <w:tcPr>
            <w:tcW w:w="0" w:type="auto"/>
            <w:tcBorders>
              <w:bottom w:val="single" w:sz="8" w:space="0" w:color="000000"/>
              <w:right w:val="single" w:sz="8" w:space="0" w:color="000000"/>
            </w:tcBorders>
            <w:vAlign w:val="center"/>
          </w:tcPr>
          <w:p w14:paraId="579AF5DE" w14:textId="77777777" w:rsidR="001B1805" w:rsidRDefault="00372C4F">
            <w:pPr>
              <w:jc w:val="center"/>
            </w:pPr>
            <w:r>
              <w:t>GM</w:t>
            </w:r>
          </w:p>
        </w:tc>
      </w:tr>
      <w:tr w:rsidR="001B1805" w14:paraId="103EABA8" w14:textId="77777777">
        <w:trPr>
          <w:cantSplit/>
          <w:tblCellSpacing w:w="0" w:type="dxa"/>
          <w:jc w:val="center"/>
        </w:trPr>
        <w:tc>
          <w:tcPr>
            <w:tcW w:w="0" w:type="auto"/>
            <w:vMerge w:val="restart"/>
            <w:tcBorders>
              <w:left w:val="single" w:sz="8" w:space="0" w:color="000000"/>
              <w:bottom w:val="single" w:sz="8" w:space="0" w:color="000000"/>
              <w:right w:val="single" w:sz="8" w:space="0" w:color="000000"/>
            </w:tcBorders>
            <w:vAlign w:val="center"/>
          </w:tcPr>
          <w:p w14:paraId="515DC7DC" w14:textId="77777777" w:rsidR="001B1805" w:rsidRDefault="00372C4F">
            <w:pPr>
              <w:jc w:val="center"/>
            </w:pPr>
            <w:r>
              <w:t>High-pressure</w:t>
            </w:r>
          </w:p>
        </w:tc>
        <w:tc>
          <w:tcPr>
            <w:tcW w:w="0" w:type="auto"/>
            <w:tcBorders>
              <w:bottom w:val="single" w:sz="8" w:space="0" w:color="000000"/>
              <w:right w:val="single" w:sz="8" w:space="0" w:color="000000"/>
            </w:tcBorders>
            <w:vAlign w:val="center"/>
          </w:tcPr>
          <w:p w14:paraId="15C93318" w14:textId="77777777" w:rsidR="001B1805" w:rsidRDefault="00372C4F">
            <w:pPr>
              <w:jc w:val="center"/>
            </w:pPr>
            <w:r>
              <w:t>Abs. grid length in 2040</w:t>
            </w:r>
          </w:p>
        </w:tc>
        <w:tc>
          <w:tcPr>
            <w:tcW w:w="0" w:type="auto"/>
            <w:tcBorders>
              <w:bottom w:val="single" w:sz="8" w:space="0" w:color="000000"/>
              <w:right w:val="single" w:sz="8" w:space="0" w:color="000000"/>
            </w:tcBorders>
            <w:vAlign w:val="center"/>
          </w:tcPr>
          <w:p w14:paraId="62B9CFF9" w14:textId="77777777" w:rsidR="001B1805" w:rsidRDefault="00372C4F">
            <w:pPr>
              <w:jc w:val="center"/>
            </w:pPr>
            <m:oMathPara>
              <m:oMathParaPr>
                <m:jc m:val="center"/>
              </m:oMathParaPr>
              <m:oMath>
                <m:r>
                  <m:rPr>
                    <m:sty m:val="p"/>
                  </m:rPr>
                  <w:rPr>
                    <w:rFonts w:ascii="Cambria Math" w:hAnsi="Cambria Math"/>
                  </w:rPr>
                  <m:t>964</m:t>
                </m:r>
                <m:r>
                  <m:rPr>
                    <m:nor/>
                  </m:rPr>
                  <m:t xml:space="preserve"> </m:t>
                </m:r>
                <m:r>
                  <m:rPr>
                    <m:sty m:val="p"/>
                  </m:rPr>
                  <w:rPr>
                    <w:rFonts w:ascii="Cambria Math" w:hAnsi="Cambria Math"/>
                  </w:rPr>
                  <m:t>km</m:t>
                </m:r>
              </m:oMath>
            </m:oMathPara>
          </w:p>
        </w:tc>
        <w:tc>
          <w:tcPr>
            <w:tcW w:w="0" w:type="auto"/>
            <w:tcBorders>
              <w:bottom w:val="single" w:sz="8" w:space="0" w:color="000000"/>
              <w:right w:val="single" w:sz="8" w:space="0" w:color="000000"/>
            </w:tcBorders>
            <w:vAlign w:val="center"/>
          </w:tcPr>
          <w:p w14:paraId="0D6C5C66" w14:textId="77777777" w:rsidR="001B1805" w:rsidRDefault="00372C4F">
            <w:pPr>
              <w:jc w:val="center"/>
            </w:pPr>
            <m:oMathPara>
              <m:oMathParaPr>
                <m:jc m:val="center"/>
              </m:oMathParaPr>
              <m:oMath>
                <m:r>
                  <m:rPr>
                    <m:sty m:val="p"/>
                  </m:rPr>
                  <w:rPr>
                    <w:rFonts w:ascii="Cambria Math" w:hAnsi="Cambria Math"/>
                  </w:rPr>
                  <m:t>965</m:t>
                </m:r>
                <m:r>
                  <m:rPr>
                    <m:nor/>
                  </m:rPr>
                  <m:t xml:space="preserve"> </m:t>
                </m:r>
                <m:r>
                  <m:rPr>
                    <m:sty m:val="p"/>
                  </m:rPr>
                  <w:rPr>
                    <w:rFonts w:ascii="Cambria Math" w:hAnsi="Cambria Math"/>
                  </w:rPr>
                  <m:t>km</m:t>
                </m:r>
              </m:oMath>
            </m:oMathPara>
          </w:p>
        </w:tc>
        <w:tc>
          <w:tcPr>
            <w:tcW w:w="0" w:type="auto"/>
            <w:tcBorders>
              <w:bottom w:val="single" w:sz="8" w:space="0" w:color="000000"/>
              <w:right w:val="single" w:sz="8" w:space="0" w:color="000000"/>
            </w:tcBorders>
            <w:vAlign w:val="center"/>
          </w:tcPr>
          <w:p w14:paraId="11217FD6" w14:textId="77777777" w:rsidR="001B1805" w:rsidRDefault="00372C4F">
            <w:pPr>
              <w:jc w:val="center"/>
            </w:pPr>
            <m:oMathPara>
              <m:oMathParaPr>
                <m:jc m:val="center"/>
              </m:oMathParaPr>
              <m:oMath>
                <m:r>
                  <m:rPr>
                    <m:sty m:val="p"/>
                  </m:rPr>
                  <w:rPr>
                    <w:rFonts w:ascii="Cambria Math" w:hAnsi="Cambria Math"/>
                  </w:rPr>
                  <m:t>974</m:t>
                </m:r>
                <m:r>
                  <m:rPr>
                    <m:nor/>
                  </m:rPr>
                  <m:t xml:space="preserve"> </m:t>
                </m:r>
                <m:r>
                  <m:rPr>
                    <m:sty m:val="p"/>
                  </m:rPr>
                  <w:rPr>
                    <w:rFonts w:ascii="Cambria Math" w:hAnsi="Cambria Math"/>
                  </w:rPr>
                  <m:t>km</m:t>
                </m:r>
              </m:oMath>
            </m:oMathPara>
          </w:p>
        </w:tc>
        <w:tc>
          <w:tcPr>
            <w:tcW w:w="0" w:type="auto"/>
            <w:tcBorders>
              <w:bottom w:val="single" w:sz="8" w:space="0" w:color="000000"/>
              <w:right w:val="single" w:sz="8" w:space="0" w:color="000000"/>
            </w:tcBorders>
            <w:vAlign w:val="center"/>
          </w:tcPr>
          <w:p w14:paraId="4D31F2DB" w14:textId="77777777" w:rsidR="001B1805" w:rsidRDefault="00372C4F">
            <w:pPr>
              <w:jc w:val="center"/>
            </w:pPr>
            <m:oMathPara>
              <m:oMathParaPr>
                <m:jc m:val="center"/>
              </m:oMathParaPr>
              <m:oMath>
                <m:r>
                  <m:rPr>
                    <m:sty m:val="p"/>
                  </m:rPr>
                  <w:rPr>
                    <w:rFonts w:ascii="Cambria Math" w:hAnsi="Cambria Math"/>
                  </w:rPr>
                  <m:t>1105</m:t>
                </m:r>
                <m:r>
                  <m:rPr>
                    <m:nor/>
                  </m:rPr>
                  <m:t xml:space="preserve"> </m:t>
                </m:r>
                <m:r>
                  <m:rPr>
                    <m:sty m:val="p"/>
                  </m:rPr>
                  <w:rPr>
                    <w:rFonts w:ascii="Cambria Math" w:hAnsi="Cambria Math"/>
                  </w:rPr>
                  <m:t>km</m:t>
                </m:r>
              </m:oMath>
            </m:oMathPara>
          </w:p>
        </w:tc>
      </w:tr>
      <w:tr w:rsidR="001B1805" w14:paraId="1D5C86F0" w14:textId="77777777">
        <w:trPr>
          <w:cantSplit/>
          <w:tblCellSpacing w:w="0" w:type="dxa"/>
          <w:jc w:val="center"/>
        </w:trPr>
        <w:tc>
          <w:tcPr>
            <w:tcW w:w="0" w:type="auto"/>
            <w:vMerge/>
            <w:tcBorders>
              <w:left w:val="single" w:sz="8" w:space="0" w:color="000000"/>
              <w:bottom w:val="single" w:sz="8" w:space="0" w:color="000000"/>
              <w:right w:val="single" w:sz="8" w:space="0" w:color="000000"/>
            </w:tcBorders>
          </w:tcPr>
          <w:p w14:paraId="4F4BF551" w14:textId="77777777" w:rsidR="001B1805" w:rsidRDefault="001B1805"/>
        </w:tc>
        <w:tc>
          <w:tcPr>
            <w:tcW w:w="0" w:type="auto"/>
            <w:tcBorders>
              <w:bottom w:val="single" w:sz="8" w:space="0" w:color="000000"/>
              <w:right w:val="single" w:sz="8" w:space="0" w:color="000000"/>
            </w:tcBorders>
            <w:vAlign w:val="center"/>
          </w:tcPr>
          <w:p w14:paraId="300F017D" w14:textId="77777777" w:rsidR="001B1805" w:rsidRDefault="00372C4F">
            <w:pPr>
              <w:jc w:val="center"/>
            </w:pPr>
            <w:r>
              <w:t>Abs. reduction to 2025</w:t>
            </w:r>
          </w:p>
        </w:tc>
        <w:tc>
          <w:tcPr>
            <w:tcW w:w="0" w:type="auto"/>
            <w:tcBorders>
              <w:bottom w:val="single" w:sz="8" w:space="0" w:color="000000"/>
              <w:right w:val="single" w:sz="8" w:space="0" w:color="000000"/>
            </w:tcBorders>
            <w:vAlign w:val="center"/>
          </w:tcPr>
          <w:p w14:paraId="4AB8E2D0" w14:textId="77777777" w:rsidR="001B1805" w:rsidRDefault="00372C4F">
            <w:pPr>
              <w:jc w:val="center"/>
            </w:pPr>
            <m:oMathPara>
              <m:oMathParaPr>
                <m:jc m:val="center"/>
              </m:oMathParaPr>
              <m:oMath>
                <m:r>
                  <m:rPr>
                    <m:sty m:val="p"/>
                  </m:rPr>
                  <w:rPr>
                    <w:rFonts w:ascii="Cambria Math" w:hAnsi="Cambria Math"/>
                  </w:rPr>
                  <m:t>-485</m:t>
                </m:r>
                <m:r>
                  <m:rPr>
                    <m:nor/>
                  </m:rPr>
                  <m:t xml:space="preserve"> </m:t>
                </m:r>
                <m:r>
                  <m:rPr>
                    <m:sty m:val="p"/>
                  </m:rPr>
                  <w:rPr>
                    <w:rFonts w:ascii="Cambria Math" w:hAnsi="Cambria Math"/>
                  </w:rPr>
                  <m:t>km</m:t>
                </m:r>
              </m:oMath>
            </m:oMathPara>
          </w:p>
        </w:tc>
        <w:tc>
          <w:tcPr>
            <w:tcW w:w="0" w:type="auto"/>
            <w:tcBorders>
              <w:bottom w:val="single" w:sz="8" w:space="0" w:color="000000"/>
              <w:right w:val="single" w:sz="8" w:space="0" w:color="000000"/>
            </w:tcBorders>
            <w:vAlign w:val="center"/>
          </w:tcPr>
          <w:p w14:paraId="31E22D90" w14:textId="77777777" w:rsidR="001B1805" w:rsidRDefault="00372C4F">
            <w:pPr>
              <w:jc w:val="center"/>
            </w:pPr>
            <m:oMathPara>
              <m:oMathParaPr>
                <m:jc m:val="center"/>
              </m:oMathParaPr>
              <m:oMath>
                <m:r>
                  <m:rPr>
                    <m:sty m:val="p"/>
                  </m:rPr>
                  <w:rPr>
                    <w:rFonts w:ascii="Cambria Math" w:hAnsi="Cambria Math"/>
                  </w:rPr>
                  <m:t>-484</m:t>
                </m:r>
                <m:r>
                  <m:rPr>
                    <m:nor/>
                  </m:rPr>
                  <m:t xml:space="preserve"> </m:t>
                </m:r>
                <m:r>
                  <m:rPr>
                    <m:sty m:val="p"/>
                  </m:rPr>
                  <w:rPr>
                    <w:rFonts w:ascii="Cambria Math" w:hAnsi="Cambria Math"/>
                  </w:rPr>
                  <m:t>km</m:t>
                </m:r>
              </m:oMath>
            </m:oMathPara>
          </w:p>
        </w:tc>
        <w:tc>
          <w:tcPr>
            <w:tcW w:w="0" w:type="auto"/>
            <w:tcBorders>
              <w:bottom w:val="single" w:sz="8" w:space="0" w:color="000000"/>
              <w:right w:val="single" w:sz="8" w:space="0" w:color="000000"/>
            </w:tcBorders>
            <w:vAlign w:val="center"/>
          </w:tcPr>
          <w:p w14:paraId="4CFACBA6" w14:textId="77777777" w:rsidR="001B1805" w:rsidRDefault="00372C4F">
            <w:pPr>
              <w:jc w:val="center"/>
            </w:pPr>
            <m:oMathPara>
              <m:oMathParaPr>
                <m:jc m:val="center"/>
              </m:oMathParaPr>
              <m:oMath>
                <m:r>
                  <m:rPr>
                    <m:sty m:val="p"/>
                  </m:rPr>
                  <w:rPr>
                    <w:rFonts w:ascii="Cambria Math" w:hAnsi="Cambria Math"/>
                  </w:rPr>
                  <m:t>-475</m:t>
                </m:r>
                <m:r>
                  <m:rPr>
                    <m:nor/>
                  </m:rPr>
                  <m:t xml:space="preserve"> </m:t>
                </m:r>
                <m:r>
                  <m:rPr>
                    <m:sty m:val="p"/>
                  </m:rPr>
                  <w:rPr>
                    <w:rFonts w:ascii="Cambria Math" w:hAnsi="Cambria Math"/>
                  </w:rPr>
                  <m:t>km</m:t>
                </m:r>
              </m:oMath>
            </m:oMathPara>
          </w:p>
        </w:tc>
        <w:tc>
          <w:tcPr>
            <w:tcW w:w="0" w:type="auto"/>
            <w:tcBorders>
              <w:bottom w:val="single" w:sz="8" w:space="0" w:color="000000"/>
              <w:right w:val="single" w:sz="8" w:space="0" w:color="000000"/>
            </w:tcBorders>
            <w:vAlign w:val="center"/>
          </w:tcPr>
          <w:p w14:paraId="4C636D14" w14:textId="77777777" w:rsidR="001B1805" w:rsidRDefault="00372C4F">
            <w:pPr>
              <w:jc w:val="center"/>
            </w:pPr>
            <m:oMathPara>
              <m:oMathParaPr>
                <m:jc m:val="center"/>
              </m:oMathParaPr>
              <m:oMath>
                <m:r>
                  <m:rPr>
                    <m:sty m:val="p"/>
                  </m:rPr>
                  <w:rPr>
                    <w:rFonts w:ascii="Cambria Math" w:hAnsi="Cambria Math"/>
                  </w:rPr>
                  <m:t>-344</m:t>
                </m:r>
                <m:r>
                  <m:rPr>
                    <m:nor/>
                  </m:rPr>
                  <m:t xml:space="preserve"> </m:t>
                </m:r>
                <m:r>
                  <m:rPr>
                    <m:sty m:val="p"/>
                  </m:rPr>
                  <w:rPr>
                    <w:rFonts w:ascii="Cambria Math" w:hAnsi="Cambria Math"/>
                  </w:rPr>
                  <m:t>km</m:t>
                </m:r>
              </m:oMath>
            </m:oMathPara>
          </w:p>
        </w:tc>
      </w:tr>
      <w:tr w:rsidR="001B1805" w14:paraId="515CA786" w14:textId="77777777">
        <w:trPr>
          <w:cantSplit/>
          <w:tblCellSpacing w:w="0" w:type="dxa"/>
          <w:jc w:val="center"/>
        </w:trPr>
        <w:tc>
          <w:tcPr>
            <w:tcW w:w="0" w:type="auto"/>
            <w:vMerge/>
            <w:tcBorders>
              <w:left w:val="single" w:sz="8" w:space="0" w:color="000000"/>
              <w:bottom w:val="single" w:sz="8" w:space="0" w:color="000000"/>
              <w:right w:val="single" w:sz="8" w:space="0" w:color="000000"/>
            </w:tcBorders>
          </w:tcPr>
          <w:p w14:paraId="01B16388" w14:textId="77777777" w:rsidR="001B1805" w:rsidRDefault="001B1805"/>
        </w:tc>
        <w:tc>
          <w:tcPr>
            <w:tcW w:w="0" w:type="auto"/>
            <w:tcBorders>
              <w:bottom w:val="single" w:sz="8" w:space="0" w:color="000000"/>
              <w:right w:val="single" w:sz="8" w:space="0" w:color="000000"/>
            </w:tcBorders>
            <w:vAlign w:val="center"/>
          </w:tcPr>
          <w:p w14:paraId="0D4410AE" w14:textId="77777777" w:rsidR="001B1805" w:rsidRDefault="00372C4F">
            <w:pPr>
              <w:jc w:val="center"/>
            </w:pPr>
            <w:r>
              <w:t>Rel. reduction to 2025</w:t>
            </w:r>
          </w:p>
        </w:tc>
        <w:tc>
          <w:tcPr>
            <w:tcW w:w="0" w:type="auto"/>
            <w:tcBorders>
              <w:bottom w:val="single" w:sz="8" w:space="0" w:color="000000"/>
              <w:right w:val="single" w:sz="8" w:space="0" w:color="000000"/>
            </w:tcBorders>
            <w:vAlign w:val="center"/>
          </w:tcPr>
          <w:p w14:paraId="0740A681" w14:textId="77777777" w:rsidR="001B1805" w:rsidRDefault="00372C4F">
            <w:pPr>
              <w:jc w:val="center"/>
            </w:pPr>
            <m:oMathPara>
              <m:oMathParaPr>
                <m:jc m:val="center"/>
              </m:oMathParaPr>
              <m:oMath>
                <m:r>
                  <m:rPr>
                    <m:sty m:val="p"/>
                  </m:rPr>
                  <w:rPr>
                    <w:rFonts w:ascii="Cambria Math" w:hAnsi="Cambria Math"/>
                  </w:rPr>
                  <m:t>-33.5%</m:t>
                </m:r>
              </m:oMath>
            </m:oMathPara>
          </w:p>
        </w:tc>
        <w:tc>
          <w:tcPr>
            <w:tcW w:w="0" w:type="auto"/>
            <w:tcBorders>
              <w:bottom w:val="single" w:sz="8" w:space="0" w:color="000000"/>
              <w:right w:val="single" w:sz="8" w:space="0" w:color="000000"/>
            </w:tcBorders>
            <w:vAlign w:val="center"/>
          </w:tcPr>
          <w:p w14:paraId="56404B50" w14:textId="77777777" w:rsidR="001B1805" w:rsidRDefault="00372C4F">
            <w:pPr>
              <w:jc w:val="center"/>
            </w:pPr>
            <m:oMathPara>
              <m:oMathParaPr>
                <m:jc m:val="center"/>
              </m:oMathParaPr>
              <m:oMath>
                <m:r>
                  <m:rPr>
                    <m:sty m:val="p"/>
                  </m:rPr>
                  <w:rPr>
                    <w:rFonts w:ascii="Cambria Math" w:hAnsi="Cambria Math"/>
                  </w:rPr>
                  <m:t>-33.4%</m:t>
                </m:r>
              </m:oMath>
            </m:oMathPara>
          </w:p>
        </w:tc>
        <w:tc>
          <w:tcPr>
            <w:tcW w:w="0" w:type="auto"/>
            <w:tcBorders>
              <w:bottom w:val="single" w:sz="8" w:space="0" w:color="000000"/>
              <w:right w:val="single" w:sz="8" w:space="0" w:color="000000"/>
            </w:tcBorders>
            <w:vAlign w:val="center"/>
          </w:tcPr>
          <w:p w14:paraId="7B96304D" w14:textId="77777777" w:rsidR="001B1805" w:rsidRDefault="00372C4F">
            <w:pPr>
              <w:jc w:val="center"/>
            </w:pPr>
            <m:oMathPara>
              <m:oMathParaPr>
                <m:jc m:val="center"/>
              </m:oMathParaPr>
              <m:oMath>
                <m:r>
                  <m:rPr>
                    <m:sty m:val="p"/>
                  </m:rPr>
                  <w:rPr>
                    <w:rFonts w:ascii="Cambria Math" w:hAnsi="Cambria Math"/>
                  </w:rPr>
                  <m:t>-32.8%</m:t>
                </m:r>
              </m:oMath>
            </m:oMathPara>
          </w:p>
        </w:tc>
        <w:tc>
          <w:tcPr>
            <w:tcW w:w="0" w:type="auto"/>
            <w:tcBorders>
              <w:bottom w:val="single" w:sz="8" w:space="0" w:color="000000"/>
              <w:right w:val="single" w:sz="8" w:space="0" w:color="000000"/>
            </w:tcBorders>
            <w:vAlign w:val="center"/>
          </w:tcPr>
          <w:p w14:paraId="4BC7F707" w14:textId="77777777" w:rsidR="001B1805" w:rsidRDefault="00372C4F">
            <w:pPr>
              <w:jc w:val="center"/>
            </w:pPr>
            <m:oMathPara>
              <m:oMathParaPr>
                <m:jc m:val="center"/>
              </m:oMathParaPr>
              <m:oMath>
                <m:r>
                  <m:rPr>
                    <m:sty m:val="p"/>
                  </m:rPr>
                  <w:rPr>
                    <w:rFonts w:ascii="Cambria Math" w:hAnsi="Cambria Math"/>
                  </w:rPr>
                  <m:t>-23.7%</m:t>
                </m:r>
              </m:oMath>
            </m:oMathPara>
          </w:p>
        </w:tc>
      </w:tr>
      <w:tr w:rsidR="001B1805" w14:paraId="78A555F9" w14:textId="77777777">
        <w:trPr>
          <w:cantSplit/>
          <w:tblCellSpacing w:w="0" w:type="dxa"/>
          <w:jc w:val="center"/>
        </w:trPr>
        <w:tc>
          <w:tcPr>
            <w:tcW w:w="0" w:type="auto"/>
            <w:vMerge w:val="restart"/>
            <w:tcBorders>
              <w:left w:val="single" w:sz="8" w:space="0" w:color="000000"/>
              <w:bottom w:val="single" w:sz="8" w:space="0" w:color="000000"/>
              <w:right w:val="single" w:sz="8" w:space="0" w:color="000000"/>
            </w:tcBorders>
            <w:vAlign w:val="center"/>
          </w:tcPr>
          <w:p w14:paraId="6A93B3AB" w14:textId="77777777" w:rsidR="001B1805" w:rsidRDefault="00372C4F">
            <w:pPr>
              <w:jc w:val="center"/>
            </w:pPr>
            <w:r>
              <w:t>Mid-pressure</w:t>
            </w:r>
          </w:p>
        </w:tc>
        <w:tc>
          <w:tcPr>
            <w:tcW w:w="0" w:type="auto"/>
            <w:tcBorders>
              <w:bottom w:val="single" w:sz="8" w:space="0" w:color="000000"/>
              <w:right w:val="single" w:sz="8" w:space="0" w:color="000000"/>
            </w:tcBorders>
            <w:vAlign w:val="center"/>
          </w:tcPr>
          <w:p w14:paraId="3F6087DB" w14:textId="77777777" w:rsidR="001B1805" w:rsidRDefault="00372C4F">
            <w:pPr>
              <w:jc w:val="center"/>
            </w:pPr>
            <w:r>
              <w:t>Abs. grid length in 2040</w:t>
            </w:r>
          </w:p>
        </w:tc>
        <w:tc>
          <w:tcPr>
            <w:tcW w:w="0" w:type="auto"/>
            <w:tcBorders>
              <w:bottom w:val="single" w:sz="8" w:space="0" w:color="000000"/>
              <w:right w:val="single" w:sz="8" w:space="0" w:color="000000"/>
            </w:tcBorders>
            <w:vAlign w:val="center"/>
          </w:tcPr>
          <w:p w14:paraId="7548A323" w14:textId="77777777" w:rsidR="001B1805" w:rsidRDefault="00372C4F">
            <w:pPr>
              <w:jc w:val="center"/>
            </w:pPr>
            <m:oMathPara>
              <m:oMathParaPr>
                <m:jc m:val="center"/>
              </m:oMathParaPr>
              <m:oMath>
                <m:r>
                  <m:rPr>
                    <m:sty m:val="p"/>
                  </m:rPr>
                  <w:rPr>
                    <w:rFonts w:ascii="Cambria Math" w:hAnsi="Cambria Math"/>
                  </w:rPr>
                  <m:t>1902</m:t>
                </m:r>
                <m:r>
                  <m:rPr>
                    <m:nor/>
                  </m:rPr>
                  <m:t xml:space="preserve"> </m:t>
                </m:r>
                <m:r>
                  <m:rPr>
                    <m:sty m:val="p"/>
                  </m:rPr>
                  <w:rPr>
                    <w:rFonts w:ascii="Cambria Math" w:hAnsi="Cambria Math"/>
                  </w:rPr>
                  <m:t>km</m:t>
                </m:r>
              </m:oMath>
            </m:oMathPara>
          </w:p>
        </w:tc>
        <w:tc>
          <w:tcPr>
            <w:tcW w:w="0" w:type="auto"/>
            <w:tcBorders>
              <w:bottom w:val="single" w:sz="8" w:space="0" w:color="000000"/>
              <w:right w:val="single" w:sz="8" w:space="0" w:color="000000"/>
            </w:tcBorders>
            <w:vAlign w:val="center"/>
          </w:tcPr>
          <w:p w14:paraId="7EA779F6" w14:textId="77777777" w:rsidR="001B1805" w:rsidRDefault="00372C4F">
            <w:pPr>
              <w:jc w:val="center"/>
            </w:pPr>
            <m:oMathPara>
              <m:oMathParaPr>
                <m:jc m:val="center"/>
              </m:oMathParaPr>
              <m:oMath>
                <m:r>
                  <m:rPr>
                    <m:sty m:val="p"/>
                  </m:rPr>
                  <w:rPr>
                    <w:rFonts w:ascii="Cambria Math" w:hAnsi="Cambria Math"/>
                  </w:rPr>
                  <m:t>1902</m:t>
                </m:r>
                <m:r>
                  <m:rPr>
                    <m:nor/>
                  </m:rPr>
                  <m:t xml:space="preserve"> </m:t>
                </m:r>
                <m:r>
                  <m:rPr>
                    <m:sty m:val="p"/>
                  </m:rPr>
                  <w:rPr>
                    <w:rFonts w:ascii="Cambria Math" w:hAnsi="Cambria Math"/>
                  </w:rPr>
                  <m:t>km</m:t>
                </m:r>
              </m:oMath>
            </m:oMathPara>
          </w:p>
        </w:tc>
        <w:tc>
          <w:tcPr>
            <w:tcW w:w="0" w:type="auto"/>
            <w:tcBorders>
              <w:bottom w:val="single" w:sz="8" w:space="0" w:color="000000"/>
              <w:right w:val="single" w:sz="8" w:space="0" w:color="000000"/>
            </w:tcBorders>
            <w:vAlign w:val="center"/>
          </w:tcPr>
          <w:p w14:paraId="79FEC322" w14:textId="77777777" w:rsidR="001B1805" w:rsidRDefault="00372C4F">
            <w:pPr>
              <w:jc w:val="center"/>
            </w:pPr>
            <m:oMathPara>
              <m:oMathParaPr>
                <m:jc m:val="center"/>
              </m:oMathParaPr>
              <m:oMath>
                <m:r>
                  <m:rPr>
                    <m:sty m:val="p"/>
                  </m:rPr>
                  <w:rPr>
                    <w:rFonts w:ascii="Cambria Math" w:hAnsi="Cambria Math"/>
                  </w:rPr>
                  <m:t>2407</m:t>
                </m:r>
                <m:r>
                  <m:rPr>
                    <m:nor/>
                  </m:rPr>
                  <m:t xml:space="preserve"> </m:t>
                </m:r>
                <m:r>
                  <m:rPr>
                    <m:sty m:val="p"/>
                  </m:rPr>
                  <w:rPr>
                    <w:rFonts w:ascii="Cambria Math" w:hAnsi="Cambria Math"/>
                  </w:rPr>
                  <m:t>km</m:t>
                </m:r>
              </m:oMath>
            </m:oMathPara>
          </w:p>
        </w:tc>
        <w:tc>
          <w:tcPr>
            <w:tcW w:w="0" w:type="auto"/>
            <w:tcBorders>
              <w:bottom w:val="single" w:sz="8" w:space="0" w:color="000000"/>
              <w:right w:val="single" w:sz="8" w:space="0" w:color="000000"/>
            </w:tcBorders>
            <w:vAlign w:val="center"/>
          </w:tcPr>
          <w:p w14:paraId="3D90D76D" w14:textId="77777777" w:rsidR="001B1805" w:rsidRDefault="00372C4F">
            <w:pPr>
              <w:jc w:val="center"/>
            </w:pPr>
            <m:oMathPara>
              <m:oMathParaPr>
                <m:jc m:val="center"/>
              </m:oMathParaPr>
              <m:oMath>
                <m:r>
                  <m:rPr>
                    <m:sty m:val="p"/>
                  </m:rPr>
                  <w:rPr>
                    <w:rFonts w:ascii="Cambria Math" w:hAnsi="Cambria Math"/>
                  </w:rPr>
                  <m:t>2331</m:t>
                </m:r>
                <m:r>
                  <m:rPr>
                    <m:nor/>
                  </m:rPr>
                  <m:t xml:space="preserve"> </m:t>
                </m:r>
                <m:r>
                  <m:rPr>
                    <m:sty m:val="p"/>
                  </m:rPr>
                  <w:rPr>
                    <w:rFonts w:ascii="Cambria Math" w:hAnsi="Cambria Math"/>
                  </w:rPr>
                  <m:t>km</m:t>
                </m:r>
              </m:oMath>
            </m:oMathPara>
          </w:p>
        </w:tc>
      </w:tr>
      <w:tr w:rsidR="001B1805" w14:paraId="1786B61F" w14:textId="77777777">
        <w:trPr>
          <w:cantSplit/>
          <w:tblCellSpacing w:w="0" w:type="dxa"/>
          <w:jc w:val="center"/>
        </w:trPr>
        <w:tc>
          <w:tcPr>
            <w:tcW w:w="0" w:type="auto"/>
            <w:vMerge/>
            <w:tcBorders>
              <w:left w:val="single" w:sz="8" w:space="0" w:color="000000"/>
              <w:bottom w:val="single" w:sz="8" w:space="0" w:color="000000"/>
              <w:right w:val="single" w:sz="8" w:space="0" w:color="000000"/>
            </w:tcBorders>
          </w:tcPr>
          <w:p w14:paraId="79E02871" w14:textId="77777777" w:rsidR="001B1805" w:rsidRDefault="001B1805"/>
        </w:tc>
        <w:tc>
          <w:tcPr>
            <w:tcW w:w="0" w:type="auto"/>
            <w:tcBorders>
              <w:bottom w:val="single" w:sz="8" w:space="0" w:color="000000"/>
              <w:right w:val="single" w:sz="8" w:space="0" w:color="000000"/>
            </w:tcBorders>
            <w:vAlign w:val="center"/>
          </w:tcPr>
          <w:p w14:paraId="277C61FA" w14:textId="77777777" w:rsidR="001B1805" w:rsidRDefault="00372C4F">
            <w:pPr>
              <w:jc w:val="center"/>
            </w:pPr>
            <w:r>
              <w:t>Abs. reduction to 2025</w:t>
            </w:r>
          </w:p>
        </w:tc>
        <w:tc>
          <w:tcPr>
            <w:tcW w:w="0" w:type="auto"/>
            <w:tcBorders>
              <w:bottom w:val="single" w:sz="8" w:space="0" w:color="000000"/>
              <w:right w:val="single" w:sz="8" w:space="0" w:color="000000"/>
            </w:tcBorders>
            <w:vAlign w:val="center"/>
          </w:tcPr>
          <w:p w14:paraId="69C76F16" w14:textId="77777777" w:rsidR="001B1805" w:rsidRDefault="00372C4F">
            <w:pPr>
              <w:jc w:val="center"/>
            </w:pPr>
            <m:oMathPara>
              <m:oMathParaPr>
                <m:jc m:val="center"/>
              </m:oMathParaPr>
              <m:oMath>
                <m:r>
                  <m:rPr>
                    <m:sty m:val="p"/>
                  </m:rPr>
                  <w:rPr>
                    <w:rFonts w:ascii="Cambria Math" w:hAnsi="Cambria Math"/>
                  </w:rPr>
                  <m:t>-1316</m:t>
                </m:r>
                <m:r>
                  <m:rPr>
                    <m:nor/>
                  </m:rPr>
                  <m:t xml:space="preserve"> </m:t>
                </m:r>
                <m:r>
                  <m:rPr>
                    <m:sty m:val="p"/>
                  </m:rPr>
                  <w:rPr>
                    <w:rFonts w:ascii="Cambria Math" w:hAnsi="Cambria Math"/>
                  </w:rPr>
                  <m:t>km</m:t>
                </m:r>
              </m:oMath>
            </m:oMathPara>
          </w:p>
        </w:tc>
        <w:tc>
          <w:tcPr>
            <w:tcW w:w="0" w:type="auto"/>
            <w:tcBorders>
              <w:bottom w:val="single" w:sz="8" w:space="0" w:color="000000"/>
              <w:right w:val="single" w:sz="8" w:space="0" w:color="000000"/>
            </w:tcBorders>
            <w:vAlign w:val="center"/>
          </w:tcPr>
          <w:p w14:paraId="22FD92D5" w14:textId="77777777" w:rsidR="001B1805" w:rsidRDefault="00372C4F">
            <w:pPr>
              <w:jc w:val="center"/>
            </w:pPr>
            <m:oMathPara>
              <m:oMathParaPr>
                <m:jc m:val="center"/>
              </m:oMathParaPr>
              <m:oMath>
                <m:r>
                  <m:rPr>
                    <m:sty m:val="p"/>
                  </m:rPr>
                  <w:rPr>
                    <w:rFonts w:ascii="Cambria Math" w:hAnsi="Cambria Math"/>
                  </w:rPr>
                  <m:t>-1316</m:t>
                </m:r>
                <m:r>
                  <m:rPr>
                    <m:nor/>
                  </m:rPr>
                  <m:t xml:space="preserve"> </m:t>
                </m:r>
                <m:r>
                  <m:rPr>
                    <m:sty m:val="p"/>
                  </m:rPr>
                  <w:rPr>
                    <w:rFonts w:ascii="Cambria Math" w:hAnsi="Cambria Math"/>
                  </w:rPr>
                  <m:t>km</m:t>
                </m:r>
              </m:oMath>
            </m:oMathPara>
          </w:p>
        </w:tc>
        <w:tc>
          <w:tcPr>
            <w:tcW w:w="0" w:type="auto"/>
            <w:tcBorders>
              <w:bottom w:val="single" w:sz="8" w:space="0" w:color="000000"/>
              <w:right w:val="single" w:sz="8" w:space="0" w:color="000000"/>
            </w:tcBorders>
            <w:vAlign w:val="center"/>
          </w:tcPr>
          <w:p w14:paraId="74F6C82C" w14:textId="77777777" w:rsidR="001B1805" w:rsidRDefault="00372C4F">
            <w:pPr>
              <w:jc w:val="center"/>
            </w:pPr>
            <m:oMathPara>
              <m:oMathParaPr>
                <m:jc m:val="center"/>
              </m:oMathParaPr>
              <m:oMath>
                <m:r>
                  <m:rPr>
                    <m:sty m:val="p"/>
                  </m:rPr>
                  <w:rPr>
                    <w:rFonts w:ascii="Cambria Math" w:hAnsi="Cambria Math"/>
                  </w:rPr>
                  <m:t>-811</m:t>
                </m:r>
                <m:r>
                  <m:rPr>
                    <m:nor/>
                  </m:rPr>
                  <m:t xml:space="preserve"> </m:t>
                </m:r>
                <m:r>
                  <m:rPr>
                    <m:sty m:val="p"/>
                  </m:rPr>
                  <w:rPr>
                    <w:rFonts w:ascii="Cambria Math" w:hAnsi="Cambria Math"/>
                  </w:rPr>
                  <m:t>km</m:t>
                </m:r>
              </m:oMath>
            </m:oMathPara>
          </w:p>
        </w:tc>
        <w:tc>
          <w:tcPr>
            <w:tcW w:w="0" w:type="auto"/>
            <w:tcBorders>
              <w:bottom w:val="single" w:sz="8" w:space="0" w:color="000000"/>
              <w:right w:val="single" w:sz="8" w:space="0" w:color="000000"/>
            </w:tcBorders>
            <w:vAlign w:val="center"/>
          </w:tcPr>
          <w:p w14:paraId="3A6A352C" w14:textId="77777777" w:rsidR="001B1805" w:rsidRDefault="00372C4F">
            <w:pPr>
              <w:jc w:val="center"/>
            </w:pPr>
            <m:oMathPara>
              <m:oMathParaPr>
                <m:jc m:val="center"/>
              </m:oMathParaPr>
              <m:oMath>
                <m:r>
                  <m:rPr>
                    <m:sty m:val="p"/>
                  </m:rPr>
                  <w:rPr>
                    <w:rFonts w:ascii="Cambria Math" w:hAnsi="Cambria Math"/>
                  </w:rPr>
                  <m:t>-887</m:t>
                </m:r>
                <m:r>
                  <m:rPr>
                    <m:nor/>
                  </m:rPr>
                  <m:t xml:space="preserve"> </m:t>
                </m:r>
                <m:r>
                  <m:rPr>
                    <m:sty m:val="p"/>
                  </m:rPr>
                  <w:rPr>
                    <w:rFonts w:ascii="Cambria Math" w:hAnsi="Cambria Math"/>
                  </w:rPr>
                  <m:t>km</m:t>
                </m:r>
              </m:oMath>
            </m:oMathPara>
          </w:p>
        </w:tc>
      </w:tr>
      <w:tr w:rsidR="001B1805" w14:paraId="745DAE54" w14:textId="77777777">
        <w:trPr>
          <w:cantSplit/>
          <w:tblCellSpacing w:w="0" w:type="dxa"/>
          <w:jc w:val="center"/>
        </w:trPr>
        <w:tc>
          <w:tcPr>
            <w:tcW w:w="0" w:type="auto"/>
            <w:vMerge/>
            <w:tcBorders>
              <w:left w:val="single" w:sz="8" w:space="0" w:color="000000"/>
              <w:bottom w:val="single" w:sz="8" w:space="0" w:color="000000"/>
              <w:right w:val="single" w:sz="8" w:space="0" w:color="000000"/>
            </w:tcBorders>
          </w:tcPr>
          <w:p w14:paraId="260594A3" w14:textId="77777777" w:rsidR="001B1805" w:rsidRDefault="001B1805"/>
        </w:tc>
        <w:tc>
          <w:tcPr>
            <w:tcW w:w="0" w:type="auto"/>
            <w:tcBorders>
              <w:bottom w:val="single" w:sz="8" w:space="0" w:color="000000"/>
              <w:right w:val="single" w:sz="8" w:space="0" w:color="000000"/>
            </w:tcBorders>
            <w:vAlign w:val="center"/>
          </w:tcPr>
          <w:p w14:paraId="3F23EEBB" w14:textId="77777777" w:rsidR="001B1805" w:rsidRDefault="00372C4F">
            <w:pPr>
              <w:jc w:val="center"/>
            </w:pPr>
            <w:r>
              <w:t>Rel. reduction to 2025</w:t>
            </w:r>
          </w:p>
        </w:tc>
        <w:tc>
          <w:tcPr>
            <w:tcW w:w="0" w:type="auto"/>
            <w:tcBorders>
              <w:bottom w:val="single" w:sz="8" w:space="0" w:color="000000"/>
              <w:right w:val="single" w:sz="8" w:space="0" w:color="000000"/>
            </w:tcBorders>
            <w:vAlign w:val="center"/>
          </w:tcPr>
          <w:p w14:paraId="608A5AA4" w14:textId="77777777" w:rsidR="001B1805" w:rsidRDefault="00372C4F">
            <w:pPr>
              <w:jc w:val="center"/>
            </w:pPr>
            <m:oMathPara>
              <m:oMathParaPr>
                <m:jc m:val="center"/>
              </m:oMathParaPr>
              <m:oMath>
                <m:r>
                  <m:rPr>
                    <m:sty m:val="p"/>
                  </m:rPr>
                  <w:rPr>
                    <w:rFonts w:ascii="Cambria Math" w:hAnsi="Cambria Math"/>
                  </w:rPr>
                  <m:t>-40.9%</m:t>
                </m:r>
              </m:oMath>
            </m:oMathPara>
          </w:p>
        </w:tc>
        <w:tc>
          <w:tcPr>
            <w:tcW w:w="0" w:type="auto"/>
            <w:tcBorders>
              <w:bottom w:val="single" w:sz="8" w:space="0" w:color="000000"/>
              <w:right w:val="single" w:sz="8" w:space="0" w:color="000000"/>
            </w:tcBorders>
            <w:vAlign w:val="center"/>
          </w:tcPr>
          <w:p w14:paraId="36C43632" w14:textId="77777777" w:rsidR="001B1805" w:rsidRDefault="00372C4F">
            <w:pPr>
              <w:jc w:val="center"/>
            </w:pPr>
            <m:oMathPara>
              <m:oMathParaPr>
                <m:jc m:val="center"/>
              </m:oMathParaPr>
              <m:oMath>
                <m:r>
                  <m:rPr>
                    <m:sty m:val="p"/>
                  </m:rPr>
                  <w:rPr>
                    <w:rFonts w:ascii="Cambria Math" w:hAnsi="Cambria Math"/>
                  </w:rPr>
                  <m:t>-40.9%</m:t>
                </m:r>
              </m:oMath>
            </m:oMathPara>
          </w:p>
        </w:tc>
        <w:tc>
          <w:tcPr>
            <w:tcW w:w="0" w:type="auto"/>
            <w:tcBorders>
              <w:bottom w:val="single" w:sz="8" w:space="0" w:color="000000"/>
              <w:right w:val="single" w:sz="8" w:space="0" w:color="000000"/>
            </w:tcBorders>
            <w:vAlign w:val="center"/>
          </w:tcPr>
          <w:p w14:paraId="205FF63B" w14:textId="77777777" w:rsidR="001B1805" w:rsidRDefault="00372C4F">
            <w:pPr>
              <w:jc w:val="center"/>
            </w:pPr>
            <m:oMathPara>
              <m:oMathParaPr>
                <m:jc m:val="center"/>
              </m:oMathParaPr>
              <m:oMath>
                <m:r>
                  <m:rPr>
                    <m:sty m:val="p"/>
                  </m:rPr>
                  <w:rPr>
                    <w:rFonts w:ascii="Cambria Math" w:hAnsi="Cambria Math"/>
                  </w:rPr>
                  <m:t>-25.2%</m:t>
                </m:r>
              </m:oMath>
            </m:oMathPara>
          </w:p>
        </w:tc>
        <w:tc>
          <w:tcPr>
            <w:tcW w:w="0" w:type="auto"/>
            <w:tcBorders>
              <w:bottom w:val="single" w:sz="8" w:space="0" w:color="000000"/>
              <w:right w:val="single" w:sz="8" w:space="0" w:color="000000"/>
            </w:tcBorders>
            <w:vAlign w:val="center"/>
          </w:tcPr>
          <w:p w14:paraId="1C75F5A6" w14:textId="77777777" w:rsidR="001B1805" w:rsidRDefault="00372C4F">
            <w:pPr>
              <w:jc w:val="center"/>
            </w:pPr>
            <m:oMathPara>
              <m:oMathParaPr>
                <m:jc m:val="center"/>
              </m:oMathParaPr>
              <m:oMath>
                <m:r>
                  <m:rPr>
                    <m:sty m:val="p"/>
                  </m:rPr>
                  <w:rPr>
                    <w:rFonts w:ascii="Cambria Math" w:hAnsi="Cambria Math"/>
                  </w:rPr>
                  <m:t>-27.6%</m:t>
                </m:r>
              </m:oMath>
            </m:oMathPara>
          </w:p>
        </w:tc>
      </w:tr>
    </w:tbl>
    <w:p w14:paraId="48F5C23A" w14:textId="77777777" w:rsidR="001B1805" w:rsidRDefault="001B1805"/>
    <w:p w14:paraId="172912B3" w14:textId="2EAD65A1" w:rsidR="001B1805" w:rsidRDefault="00372C4F">
      <w:pPr>
        <w:spacing w:after="240"/>
      </w:pPr>
      <w:r>
        <w:t>Table 4: Absolute length of the grids 2040 in the four scenarios as well as the absolute and relative reduction of grid lengths compared to the initial grid in 2025 at the high-pressure and mid-pressure levels. Abbreviations: Electrification (Elec), Green Gases (GG), Decentralized Green Gases (DGG), Green Methane (GM).</w:t>
      </w:r>
    </w:p>
    <w:p w14:paraId="1DBF1886" w14:textId="17BEE0C2" w:rsidR="001B1805" w:rsidRDefault="008341D2">
      <w:pPr>
        <w:spacing w:after="240"/>
      </w:pPr>
      <w:ins w:id="495" w:author="Author" w:date="2023-09-18T07:33:00Z">
        <w:r>
          <w:t>[</w:t>
        </w:r>
      </w:ins>
      <w:r w:rsidR="00372C4F">
        <w:t>612</w:t>
      </w:r>
      <w:ins w:id="496" w:author="Author" w:date="2023-09-18T07:33:00Z">
        <w:r>
          <w:t>]</w:t>
        </w:r>
      </w:ins>
    </w:p>
    <w:p w14:paraId="471C88B2" w14:textId="77777777" w:rsidR="001B1805" w:rsidRDefault="00372C4F">
      <w:pPr>
        <w:spacing w:after="240"/>
      </w:pPr>
      <w:r>
        <w:t>The main reason here for the relatively small reduction in the mid-pressure grid length is the significant decentralized generation and injection of domestic renewable gas.</w:t>
      </w:r>
    </w:p>
    <w:p w14:paraId="2CB50176" w14:textId="77777777" w:rsidR="001B1805" w:rsidRDefault="00372C4F">
      <w:pPr>
        <w:spacing w:after="240"/>
      </w:pPr>
      <w:r>
        <w:t>Green Gases (DGG), Green Methane (GM).</w:t>
      </w:r>
    </w:p>
    <w:p w14:paraId="3705DBD1" w14:textId="77777777" w:rsidR="001B1805" w:rsidRDefault="00497247">
      <w:pPr>
        <w:spacing w:after="240"/>
      </w:pPr>
      <m:oMath>
        <m:sSup>
          <m:sSupPr>
            <m:ctrlPr>
              <w:rPr>
                <w:rFonts w:ascii="Cambria Math" w:hAnsi="Cambria Math"/>
              </w:rPr>
            </m:ctrlPr>
          </m:sSupPr>
          <m:e>
            <m:r>
              <w:rPr>
                <w:rFonts w:ascii="Cambria Math" w:hAnsi="Cambria Math"/>
              </w:rPr>
              <m:t xml:space="preserve"> </m:t>
            </m:r>
          </m:e>
          <m:sup>
            <m:r>
              <m:rPr>
                <m:sty m:val="p"/>
              </m:rPr>
              <w:rPr>
                <w:rFonts w:ascii="Cambria Math" w:hAnsi="Cambria Math"/>
              </w:rPr>
              <m:t>12</m:t>
            </m:r>
          </m:sup>
        </m:sSup>
      </m:oMath>
      <w:r w:rsidR="00372C4F">
        <w:t xml:space="preserve"> The domestic injection leads to an increased use of mid-pressure pipelines. Fig</w:t>
      </w:r>
      <w:del w:id="497" w:author="Author" w:date="2023-09-16T12:02:00Z">
        <w:r w:rsidR="00372C4F" w:rsidDel="009F1B19">
          <w:delText xml:space="preserve">- </w:delText>
        </w:r>
      </w:del>
      <w:r w:rsidR="00372C4F">
        <w:t>ure 7 shows the grid length in the two extreme scenarios Elec (top) and GM (bottom) at high-pressure (left) and mid-pressure (right) levels. It highlights the reduction in grid length by 2030 and 2040. The grid length in 2025 is shown on the far left and in 2040 on the far right.</w:t>
      </w:r>
    </w:p>
    <w:p w14:paraId="76CEB37E" w14:textId="77777777" w:rsidR="001B1805" w:rsidRDefault="00372C4F">
      <w:pPr>
        <w:jc w:val="center"/>
      </w:pPr>
      <w:r>
        <w:rPr>
          <w:noProof/>
          <w:lang w:val="en-IN" w:eastAsia="ja-JP"/>
        </w:rPr>
        <w:lastRenderedPageBreak/>
        <w:drawing>
          <wp:inline distT="0" distB="0" distL="0" distR="0" wp14:anchorId="0E5090F0" wp14:editId="43D5127E">
            <wp:extent cx="5429250" cy="5343525"/>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2023_09_14_8ee7960f0775a57ed0a7g-30.jpeg"/>
                    <pic:cNvPicPr/>
                  </pic:nvPicPr>
                  <pic:blipFill>
                    <a:blip r:embed="rId17" cstate="print"/>
                    <a:srcRect/>
                    <a:stretch>
                      <a:fillRect/>
                    </a:stretch>
                  </pic:blipFill>
                  <pic:spPr>
                    <a:xfrm>
                      <a:off x="0" y="0"/>
                      <a:ext cx="5429250" cy="5343525"/>
                    </a:xfrm>
                    <a:prstGeom prst="rect">
                      <a:avLst/>
                    </a:prstGeom>
                  </pic:spPr>
                </pic:pic>
              </a:graphicData>
            </a:graphic>
          </wp:inline>
        </w:drawing>
      </w:r>
    </w:p>
    <w:p w14:paraId="72C8EF6B" w14:textId="77777777" w:rsidR="001B1805" w:rsidRDefault="00372C4F">
      <w:pPr>
        <w:spacing w:after="240"/>
      </w:pPr>
      <w:r>
        <w:t>(a) Elec | High-pressure</w:t>
      </w:r>
    </w:p>
    <w:p w14:paraId="2195C572" w14:textId="77777777" w:rsidR="001B1805" w:rsidRDefault="00372C4F">
      <w:pPr>
        <w:jc w:val="center"/>
      </w:pPr>
      <w:r>
        <w:rPr>
          <w:noProof/>
          <w:lang w:val="en-IN" w:eastAsia="ja-JP"/>
        </w:rPr>
        <w:lastRenderedPageBreak/>
        <w:drawing>
          <wp:inline distT="0" distB="0" distL="0" distR="0" wp14:anchorId="6033344D" wp14:editId="276A6795">
            <wp:extent cx="5429250" cy="5343525"/>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image-85271a5b901959585e61225f2ca8d7b9b2be3790.jpeg"/>
                    <pic:cNvPicPr/>
                  </pic:nvPicPr>
                  <pic:blipFill>
                    <a:blip r:embed="rId18" cstate="print"/>
                    <a:srcRect/>
                    <a:stretch>
                      <a:fillRect/>
                    </a:stretch>
                  </pic:blipFill>
                  <pic:spPr>
                    <a:xfrm>
                      <a:off x="0" y="0"/>
                      <a:ext cx="5429250" cy="5343525"/>
                    </a:xfrm>
                    <a:prstGeom prst="rect">
                      <a:avLst/>
                    </a:prstGeom>
                  </pic:spPr>
                </pic:pic>
              </a:graphicData>
            </a:graphic>
          </wp:inline>
        </w:drawing>
      </w:r>
    </w:p>
    <w:p w14:paraId="09C47DB6" w14:textId="77777777" w:rsidR="001B1805" w:rsidRDefault="00372C4F">
      <w:pPr>
        <w:spacing w:after="240"/>
      </w:pPr>
      <w:r>
        <w:t>(c) GM | High-pressure</w:t>
      </w:r>
    </w:p>
    <w:p w14:paraId="521753AE" w14:textId="77777777" w:rsidR="001B1805" w:rsidRDefault="00372C4F">
      <w:pPr>
        <w:jc w:val="center"/>
      </w:pPr>
      <w:r>
        <w:rPr>
          <w:noProof/>
          <w:lang w:val="en-IN" w:eastAsia="ja-JP"/>
        </w:rPr>
        <w:lastRenderedPageBreak/>
        <w:drawing>
          <wp:inline distT="0" distB="0" distL="0" distR="0" wp14:anchorId="38149167" wp14:editId="081AE0D5">
            <wp:extent cx="5429250" cy="532447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image-e89b7548ab1642d6e5434a42d522e0053de87a18.jpeg"/>
                    <pic:cNvPicPr/>
                  </pic:nvPicPr>
                  <pic:blipFill>
                    <a:blip r:embed="rId19" cstate="print"/>
                    <a:srcRect/>
                    <a:stretch>
                      <a:fillRect/>
                    </a:stretch>
                  </pic:blipFill>
                  <pic:spPr>
                    <a:xfrm>
                      <a:off x="0" y="0"/>
                      <a:ext cx="5429250" cy="5324475"/>
                    </a:xfrm>
                    <a:prstGeom prst="rect">
                      <a:avLst/>
                    </a:prstGeom>
                  </pic:spPr>
                </pic:pic>
              </a:graphicData>
            </a:graphic>
          </wp:inline>
        </w:drawing>
      </w:r>
    </w:p>
    <w:p w14:paraId="63F22CA0" w14:textId="77777777" w:rsidR="001B1805" w:rsidRDefault="00372C4F">
      <w:pPr>
        <w:spacing w:after="240"/>
      </w:pPr>
      <w:r>
        <w:t>(b) Elec | Mid-pressure</w:t>
      </w:r>
    </w:p>
    <w:p w14:paraId="5CA6DDF9" w14:textId="77777777" w:rsidR="001B1805" w:rsidRDefault="00372C4F">
      <w:pPr>
        <w:jc w:val="center"/>
      </w:pPr>
      <w:r>
        <w:rPr>
          <w:noProof/>
          <w:lang w:val="en-IN" w:eastAsia="ja-JP"/>
        </w:rPr>
        <w:lastRenderedPageBreak/>
        <w:drawing>
          <wp:inline distT="0" distB="0" distL="0" distR="0" wp14:anchorId="0A2FF8A4" wp14:editId="6D6253F6">
            <wp:extent cx="5391150" cy="5343525"/>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image-edfebaa6e61bc150f4f8440e9fd732e203dc0f93.jpeg"/>
                    <pic:cNvPicPr/>
                  </pic:nvPicPr>
                  <pic:blipFill>
                    <a:blip r:embed="rId20" cstate="print"/>
                    <a:srcRect/>
                    <a:stretch>
                      <a:fillRect/>
                    </a:stretch>
                  </pic:blipFill>
                  <pic:spPr>
                    <a:xfrm>
                      <a:off x="0" y="0"/>
                      <a:ext cx="5391150" cy="5343525"/>
                    </a:xfrm>
                    <a:prstGeom prst="rect">
                      <a:avLst/>
                    </a:prstGeom>
                  </pic:spPr>
                </pic:pic>
              </a:graphicData>
            </a:graphic>
          </wp:inline>
        </w:drawing>
      </w:r>
    </w:p>
    <w:p w14:paraId="089E9039" w14:textId="77777777" w:rsidR="001B1805" w:rsidRDefault="00372C4F">
      <w:pPr>
        <w:spacing w:after="240"/>
      </w:pPr>
      <w:r>
        <w:t>(d) GM | Mid-pressure</w:t>
      </w:r>
    </w:p>
    <w:p w14:paraId="460F8A5D" w14:textId="77777777" w:rsidR="001B1805" w:rsidRDefault="00372C4F">
      <w:pPr>
        <w:spacing w:after="240"/>
      </w:pPr>
      <w:r>
        <w:t>Figure 7: Comparison of the Austrian gas grid in 2025 and 2040 in the extreme scenarios Electrification (Elec) and Green Methane (GM) at high-pressure and mid-pressure levels. In the Elec and GM scenarios, the smallest and the largest gas grids are obtained in terms of the size of the grids.</w:t>
      </w:r>
    </w:p>
    <w:p w14:paraId="5D3BD957" w14:textId="6F298807" w:rsidR="001B1805" w:rsidRDefault="00372C4F">
      <w:pPr>
        <w:spacing w:after="240"/>
      </w:pPr>
      <w:r>
        <w:t>The operating costs of the gas grid decrease compared to 2025. They vary between 87.5 MEUR and 93.0 MEUR in the Elec and GM scenarios</w:t>
      </w:r>
      <w:ins w:id="498" w:author="Author" w:date="2023-09-17T14:25:00Z">
        <w:r w:rsidR="00EE0418">
          <w:t>,</w:t>
        </w:r>
      </w:ins>
      <w:r>
        <w:t xml:space="preserve"> respectively. </w:t>
      </w:r>
      <w:ins w:id="499" w:author="Author" w:date="2023-09-19T14:26:00Z">
        <w:r w:rsidR="00052C97">
          <w:t>With the remaining costs being accounted for</w:t>
        </w:r>
      </w:ins>
      <w:ins w:id="500" w:author="Author" w:date="2023-09-20T08:14:00Z">
        <w:r w:rsidR="004F6ED5">
          <w:t xml:space="preserve"> by </w:t>
        </w:r>
      </w:ins>
      <w:ins w:id="501" w:author="Author" w:date="2023-09-19T14:26:00Z">
        <w:r w:rsidR="00052C97">
          <w:t>the high-pressure and mid-pressure level</w:t>
        </w:r>
      </w:ins>
      <w:ins w:id="502" w:author="Author" w:date="2023-09-19T14:27:00Z">
        <w:r w:rsidR="00052C97">
          <w:t>,</w:t>
        </w:r>
      </w:ins>
      <w:ins w:id="503" w:author="Author" w:date="2023-09-19T14:26:00Z">
        <w:r w:rsidR="00052C97">
          <w:t xml:space="preserve"> </w:t>
        </w:r>
      </w:ins>
      <w:r>
        <w:t xml:space="preserve">50.0 MEUR (the same in all four scenarios) are accounted for </w:t>
      </w:r>
      <w:ins w:id="504" w:author="Author" w:date="2023-09-20T08:14:00Z">
        <w:r w:rsidR="004F6ED5">
          <w:t xml:space="preserve">by </w:t>
        </w:r>
      </w:ins>
      <w:r>
        <w:t xml:space="preserve">the transmission level. </w:t>
      </w:r>
      <w:del w:id="505" w:author="Author" w:date="2023-09-19T14:27:00Z">
        <w:r w:rsidDel="00052C97">
          <w:delText>The</w:delText>
        </w:r>
      </w:del>
      <w:del w:id="506" w:author="Author" w:date="2023-09-19T14:26:00Z">
        <w:r w:rsidDel="00052C97">
          <w:delText xml:space="preserve"> remaining costs are accounted for the high-pressure and mid-pressure level</w:delText>
        </w:r>
      </w:del>
      <w:del w:id="507" w:author="Author" w:date="2023-09-19T14:27:00Z">
        <w:r w:rsidDel="00052C97">
          <w:delText>.</w:delText>
        </w:r>
      </w:del>
      <w:del w:id="508" w:author="Author" w:date="2023-09-20T10:26:00Z">
        <w:r w:rsidDel="005A4329">
          <w:delText xml:space="preserve"> </w:delText>
        </w:r>
      </w:del>
      <w:r>
        <w:t>Figure 8 shows the total replacement investments in the gas grid in the four scenarios. It includes the replacement investments in 2030 mentioned in Section 4.1 above. The lowest total replacement investments are in the scenarios GG and Elec with 143.0 MEUR and 146.0 MEUR</w:t>
      </w:r>
      <w:ins w:id="509" w:author="Author" w:date="2023-09-17T14:25:00Z">
        <w:r w:rsidR="00EE0418">
          <w:t>,</w:t>
        </w:r>
      </w:ins>
      <w:r>
        <w:t xml:space="preserve"> respectively. The highest replacement investments are in the GM scenario with 185.0 MEUR.</w:t>
      </w:r>
    </w:p>
    <w:p w14:paraId="5C0DCA5A" w14:textId="77777777" w:rsidR="001B1805" w:rsidRDefault="00372C4F">
      <w:pPr>
        <w:jc w:val="center"/>
      </w:pPr>
      <w:r>
        <w:rPr>
          <w:noProof/>
          <w:lang w:val="en-IN" w:eastAsia="ja-JP"/>
        </w:rPr>
        <w:lastRenderedPageBreak/>
        <w:drawing>
          <wp:inline distT="0" distB="0" distL="0" distR="0" wp14:anchorId="703C00E5" wp14:editId="48FB4D33">
            <wp:extent cx="5486400" cy="1986869"/>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4" name="2023_09_14_8ee7960f0775a57ed0a7g-31.jpeg"/>
                    <pic:cNvPicPr/>
                  </pic:nvPicPr>
                  <pic:blipFill>
                    <a:blip r:embed="rId21" cstate="print"/>
                    <a:srcRect/>
                    <a:stretch>
                      <a:fillRect/>
                    </a:stretch>
                  </pic:blipFill>
                  <pic:spPr>
                    <a:xfrm>
                      <a:off x="0" y="0"/>
                      <a:ext cx="5486400" cy="1986869"/>
                    </a:xfrm>
                    <a:prstGeom prst="rect">
                      <a:avLst/>
                    </a:prstGeom>
                  </pic:spPr>
                </pic:pic>
              </a:graphicData>
            </a:graphic>
          </wp:inline>
        </w:drawing>
      </w:r>
    </w:p>
    <w:p w14:paraId="1818C02E" w14:textId="77777777" w:rsidR="001B1805" w:rsidRDefault="00372C4F">
      <w:pPr>
        <w:spacing w:after="240"/>
      </w:pPr>
      <w:r>
        <w:t>Figure 8: Total replacement investments in the Austrian gas grid until 2040 in the four scenarios.</w:t>
      </w:r>
    </w:p>
    <w:p w14:paraId="08916441" w14:textId="77777777" w:rsidR="001B1805" w:rsidRDefault="00372C4F">
      <w:pPr>
        <w:spacing w:after="240"/>
      </w:pPr>
      <w:r>
        <w:t xml:space="preserve">6 </w:t>
      </w:r>
      <w:proofErr w:type="spellStart"/>
      <w:r>
        <w:t>TTh</w:t>
      </w:r>
      <w:proofErr w:type="spellEnd"/>
    </w:p>
    <w:p w14:paraId="4CBFC64A" w14:textId="77777777" w:rsidR="001B1805" w:rsidRDefault="00372C4F">
      <w:pPr>
        <w:spacing w:after="240"/>
      </w:pPr>
      <w:r>
        <w:t>7</w:t>
      </w:r>
    </w:p>
    <w:p w14:paraId="7426D2F5" w14:textId="33B7AFD2" w:rsidR="001B1805" w:rsidRDefault="00372C4F">
      <w:pPr>
        <w:spacing w:after="240"/>
      </w:pPr>
      <w:commentRangeStart w:id="510"/>
      <w:r>
        <w:t>The off-grid solution is not used in the four scenarios</w:t>
      </w:r>
      <w:del w:id="511" w:author="Author" w:date="2023-09-16T12:04:00Z">
        <w:r w:rsidDel="00B40BD7">
          <w:delText>. The model</w:delText>
        </w:r>
      </w:del>
      <w:ins w:id="512" w:author="Author" w:date="2023-09-16T12:04:00Z">
        <w:r w:rsidR="00B40BD7">
          <w:t>, with the model</w:t>
        </w:r>
      </w:ins>
      <w:del w:id="513" w:author="Author" w:date="2023-09-16T12:04:00Z">
        <w:r w:rsidDel="00B40BD7">
          <w:delText xml:space="preserve"> does</w:delText>
        </w:r>
      </w:del>
      <w:r>
        <w:t xml:space="preserve"> not choos</w:t>
      </w:r>
      <w:ins w:id="514" w:author="Author" w:date="2023-09-16T12:04:00Z">
        <w:r w:rsidR="00B40BD7">
          <w:t>ing</w:t>
        </w:r>
      </w:ins>
      <w:ins w:id="515" w:author="Author" w:date="2023-09-17T14:26:00Z">
        <w:r w:rsidR="006B39AD">
          <w:t xml:space="preserve"> the off-grid solution due to its high costs</w:t>
        </w:r>
      </w:ins>
      <w:ins w:id="516" w:author="Author" w:date="2023-09-16T12:05:00Z">
        <w:r w:rsidR="00B40BD7">
          <w:t xml:space="preserve">, except in very few cases, </w:t>
        </w:r>
      </w:ins>
      <w:ins w:id="517" w:author="Author" w:date="2023-09-17T14:26:00Z">
        <w:r w:rsidR="006B39AD">
          <w:t>with</w:t>
        </w:r>
      </w:ins>
      <w:ins w:id="518" w:author="Author" w:date="2023-09-16T12:05:00Z">
        <w:r w:rsidR="00B40BD7">
          <w:t xml:space="preserve"> this also being true when meager amounts of gas are transported through gas pipelines</w:t>
        </w:r>
      </w:ins>
      <w:del w:id="519" w:author="Author" w:date="2023-09-16T12:04:00Z">
        <w:r w:rsidDel="00B40BD7">
          <w:delText>e</w:delText>
        </w:r>
      </w:del>
      <w:del w:id="520" w:author="Author" w:date="2023-09-17T14:26:00Z">
        <w:r w:rsidDel="006B39AD">
          <w:delText xml:space="preserve"> the off-grid solution due to its high costs</w:delText>
        </w:r>
      </w:del>
      <w:r>
        <w:t xml:space="preserve">. </w:t>
      </w:r>
      <w:del w:id="521" w:author="Author" w:date="2023-09-16T12:06:00Z">
        <w:r w:rsidDel="00B40BD7">
          <w:delText>Except in very few cases,</w:delText>
        </w:r>
      </w:del>
      <w:del w:id="522" w:author="Author" w:date="2023-09-16T12:04:00Z">
        <w:r w:rsidDel="00B40BD7">
          <w:delText xml:space="preserve"> that is also true when meager amounts of gas are transported through gas pipelines</w:delText>
        </w:r>
      </w:del>
      <w:del w:id="523" w:author="Author" w:date="2023-09-16T12:06:00Z">
        <w:r w:rsidDel="00B40BD7">
          <w:delText xml:space="preserve">. </w:delText>
        </w:r>
      </w:del>
      <w:r>
        <w:t>The economic trade-off between a scarcely utilized gas pipeline and the off-grid solution is illustrated in Figure D.3 in Appendix D.</w:t>
      </w:r>
    </w:p>
    <w:p w14:paraId="1077E530" w14:textId="77777777" w:rsidR="001B1805" w:rsidRDefault="00372C4F">
      <w:pPr>
        <w:spacing w:before="240" w:line="330" w:lineRule="exact"/>
      </w:pPr>
      <w:r>
        <w:rPr>
          <w:b/>
          <w:sz w:val="33"/>
        </w:rPr>
        <w:t>Grid charges for customers in 2040</w:t>
      </w:r>
    </w:p>
    <w:p w14:paraId="62A0105E" w14:textId="383BB18E" w:rsidR="001B1805" w:rsidRDefault="00372C4F">
      <w:pPr>
        <w:spacing w:after="240"/>
      </w:pPr>
      <w:r>
        <w:t xml:space="preserve">This section presents an analysis of the cost-effectiveness of the gas grid in four different scenarios. </w:t>
      </w:r>
      <w:ins w:id="524" w:author="Author" w:date="2023-09-16T20:33:00Z">
        <w:r w:rsidR="00753A26">
          <w:t>In average grid costs serving as a basis for estimating grid charges for customers in 2040</w:t>
        </w:r>
      </w:ins>
      <w:ins w:id="525" w:author="Author" w:date="2023-09-16T20:34:00Z">
        <w:r w:rsidR="00753A26">
          <w:t>, the</w:t>
        </w:r>
      </w:ins>
      <w:del w:id="526" w:author="Author" w:date="2023-09-16T20:34:00Z">
        <w:r w:rsidDel="00753A26">
          <w:delText>The</w:delText>
        </w:r>
      </w:del>
      <w:r>
        <w:t xml:space="preserve"> average grid costs are calculated by dividing the total annual grid costs by the gas demand supplied. </w:t>
      </w:r>
      <w:del w:id="527" w:author="Author" w:date="2023-09-16T20:34:00Z">
        <w:r w:rsidDel="00753A26">
          <w:delText>These</w:delText>
        </w:r>
      </w:del>
      <w:del w:id="528" w:author="Author" w:date="2023-09-16T20:33:00Z">
        <w:r w:rsidDel="00753A26">
          <w:delText xml:space="preserve"> average grid costs serve as a basis for estimating grid charges for customers in 2040</w:delText>
        </w:r>
      </w:del>
      <w:del w:id="529" w:author="Author" w:date="2023-09-16T20:34:00Z">
        <w:r w:rsidDel="00753A26">
          <w:delText xml:space="preserve">. </w:delText>
        </w:r>
      </w:del>
      <w:r>
        <w:t xml:space="preserve">It should be noted that determining grid charges based on minimizing system costs must be viewed with caution, </w:t>
      </w:r>
      <w:ins w:id="530" w:author="Author" w:date="2023-09-16T20:34:00Z">
        <w:r w:rsidR="006A4F49">
          <w:t xml:space="preserve">although regulatory mechanisms often rely on approaches that aim to minimize system costs, </w:t>
        </w:r>
      </w:ins>
      <w:r>
        <w:t xml:space="preserve">as a grid charge regulation process must also </w:t>
      </w:r>
      <w:del w:id="531" w:author="Author" w:date="2023-09-16T20:34:00Z">
        <w:r w:rsidDel="006A4F49">
          <w:delText xml:space="preserve">be </w:delText>
        </w:r>
      </w:del>
      <w:r>
        <w:t xml:space="preserve">take other considerations into account. </w:t>
      </w:r>
      <w:del w:id="532" w:author="Author" w:date="2023-09-16T20:34:00Z">
        <w:r w:rsidDel="006A4F49">
          <w:delText xml:space="preserve">Nevertheless, regulatory mechanisms often rely on approaches that aim to minimize system costs. </w:delText>
        </w:r>
      </w:del>
      <w:r>
        <w:t>Therefore, it is important to consider and interpret the following results from this perspective. In particular, the different grid costs provide a different perspective on comparing the four scenarios.</w:t>
      </w:r>
      <w:commentRangeEnd w:id="510"/>
      <w:r w:rsidR="004F6ED5">
        <w:rPr>
          <w:rStyle w:val="CommentReference"/>
        </w:rPr>
        <w:commentReference w:id="510"/>
      </w:r>
    </w:p>
    <w:p w14:paraId="31A0CD40" w14:textId="020A4B51" w:rsidR="001B1805" w:rsidRDefault="004F6ED5">
      <w:pPr>
        <w:spacing w:after="240"/>
      </w:pPr>
      <w:ins w:id="533" w:author="Author" w:date="2023-09-20T08:15:00Z">
        <w:r>
          <w:t xml:space="preserve">Noting that the horizontal axis is the renewable gas demand supplied by the grid in </w:t>
        </w:r>
        <w:proofErr w:type="spellStart"/>
        <w:r>
          <w:t>TWh</w:t>
        </w:r>
        <w:proofErr w:type="spellEnd"/>
        <w:r>
          <w:t>,</w:t>
        </w:r>
      </w:ins>
      <w:ins w:id="534" w:author="Author" w:date="2023-09-20T08:16:00Z">
        <w:r>
          <w:t xml:space="preserve"> </w:t>
        </w:r>
      </w:ins>
      <w:ins w:id="535" w:author="Author" w:date="2023-09-20T08:15:00Z">
        <w:r>
          <w:t xml:space="preserve"> </w:t>
        </w:r>
      </w:ins>
      <w:r w:rsidR="00372C4F">
        <w:t xml:space="preserve">Figure 9 shows the (average) grid costs in 2040 in the four different scenarios. </w:t>
      </w:r>
      <w:del w:id="536" w:author="Author" w:date="2023-09-20T08:15:00Z">
        <w:r w:rsidR="00372C4F" w:rsidDel="004F6ED5">
          <w:delText xml:space="preserve">Note that the horizontal axis is the renewable gas demand supplied by the grid in TWh. </w:delText>
        </w:r>
      </w:del>
      <w:r w:rsidR="00372C4F">
        <w:t>The Elec scenario</w:t>
      </w:r>
      <w:del w:id="537" w:author="Author" w:date="2023-09-20T08:16:00Z">
        <w:r w:rsidR="00372C4F" w:rsidDel="004F6ED5">
          <w:delText xml:space="preserve"> </w:delText>
        </w:r>
      </w:del>
      <w:ins w:id="538" w:author="Author" w:date="2023-09-20T08:16:00Z">
        <w:r>
          <w:t xml:space="preserve">, as it has the lowest gas demand of the four scenarios, </w:t>
        </w:r>
      </w:ins>
      <w:r w:rsidR="00372C4F">
        <w:t>is therefore on the far left,</w:t>
      </w:r>
      <w:del w:id="539" w:author="Author" w:date="2023-09-20T08:16:00Z">
        <w:r w:rsidR="00372C4F" w:rsidDel="004F6ED5">
          <w:delText xml:space="preserve"> as it has the lowest gas demand of the four scenarios</w:delText>
        </w:r>
      </w:del>
      <w:r w:rsidR="00372C4F">
        <w:t>. At the same time, the GM scenario, which has the highest gas demand among the scenarios, is on the far right.</w:t>
      </w:r>
    </w:p>
    <w:p w14:paraId="00EEE7B2" w14:textId="77777777" w:rsidR="001B1805" w:rsidRDefault="00372C4F">
      <w:pPr>
        <w:jc w:val="center"/>
      </w:pPr>
      <w:r>
        <w:rPr>
          <w:noProof/>
          <w:lang w:val="en-IN" w:eastAsia="ja-JP"/>
        </w:rPr>
        <w:lastRenderedPageBreak/>
        <w:drawing>
          <wp:inline distT="0" distB="0" distL="0" distR="0" wp14:anchorId="6BCD68AE" wp14:editId="4235BC2B">
            <wp:extent cx="5486400" cy="2584071"/>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2023_09_14_8ee7960f0775a57ed0a7g-32.jpeg"/>
                    <pic:cNvPicPr/>
                  </pic:nvPicPr>
                  <pic:blipFill>
                    <a:blip r:embed="rId22" cstate="print"/>
                    <a:srcRect/>
                    <a:stretch>
                      <a:fillRect/>
                    </a:stretch>
                  </pic:blipFill>
                  <pic:spPr>
                    <a:xfrm>
                      <a:off x="0" y="0"/>
                      <a:ext cx="5486400" cy="2584071"/>
                    </a:xfrm>
                    <a:prstGeom prst="rect">
                      <a:avLst/>
                    </a:prstGeom>
                  </pic:spPr>
                </pic:pic>
              </a:graphicData>
            </a:graphic>
          </wp:inline>
        </w:drawing>
      </w:r>
    </w:p>
    <w:p w14:paraId="683B4A2A" w14:textId="77777777" w:rsidR="001B1805" w:rsidRDefault="00372C4F">
      <w:pPr>
        <w:spacing w:after="240"/>
      </w:pPr>
      <w:r>
        <w:t>Figure 9: Grid costs in the four scenarios Electrification (Elec), Green Gases (GG), Decentralized Green Gases (DGG) and Green Methane (GM).</w:t>
      </w:r>
    </w:p>
    <w:p w14:paraId="4599176F" w14:textId="77777777" w:rsidR="001B1805" w:rsidRDefault="00372C4F">
      <w:pPr>
        <w:spacing w:after="240"/>
      </w:pPr>
      <w:r>
        <w:t xml:space="preserve">It is shown that the grid costs are the highest in the Elec scenario with </w:t>
      </w:r>
      <m:oMath>
        <m:r>
          <m:rPr>
            <m:sty m:val="p"/>
          </m:rPr>
          <w:rPr>
            <w:rFonts w:ascii="Cambria Math" w:hAnsi="Cambria Math"/>
          </w:rPr>
          <m:t>7.0EUR/MWh</m:t>
        </m:r>
      </m:oMath>
      <w:r>
        <w:t xml:space="preserve"> and the lowest in the GM scenario with 1.3 EUR/MWh. The grid costs and its components of operating costs at the different pressure levels and gas demand supplied are summarized in Table 5 .</w:t>
      </w:r>
    </w:p>
    <w:p w14:paraId="1D24CB07" w14:textId="4C5806D5" w:rsidR="001B1805" w:rsidRDefault="00372C4F">
      <w:pPr>
        <w:spacing w:after="240"/>
      </w:pPr>
      <w:r>
        <w:t xml:space="preserve">Note that </w:t>
      </w:r>
      <w:ins w:id="540" w:author="Author" w:date="2023-09-20T08:16:00Z">
        <w:r w:rsidR="004F6ED5">
          <w:t xml:space="preserve">the transmission operating costs accounted for customers in these scenarios are zero, as </w:t>
        </w:r>
      </w:ins>
      <w:r>
        <w:t xml:space="preserve">the three scenarios Elec, GG and DGG assume a separation between the transmission and distribution grids (i.e., high and medium pressure levels). </w:t>
      </w:r>
      <w:del w:id="541" w:author="Author" w:date="2023-09-20T08:17:00Z">
        <w:r w:rsidDel="004F6ED5">
          <w:delText>Therefore,</w:delText>
        </w:r>
      </w:del>
      <w:del w:id="542" w:author="Author" w:date="2023-09-20T08:16:00Z">
        <w:r w:rsidDel="004F6ED5">
          <w:delText xml:space="preserve"> the transmission operating costs accounted for customers in these scenarios are zero</w:delText>
        </w:r>
      </w:del>
      <w:del w:id="543" w:author="Author" w:date="2023-09-20T08:17:00Z">
        <w:r w:rsidDel="004F6ED5">
          <w:delText xml:space="preserve">. </w:delText>
        </w:r>
      </w:del>
      <w:r>
        <w:t>Consequently, it is assumed that customers requesting gas transport through Austria at the transmission level bear these costs.</w:t>
      </w:r>
    </w:p>
    <w:tbl>
      <w:tblPr>
        <w:tblW w:w="0" w:type="auto"/>
        <w:jc w:val="center"/>
        <w:tblCellSpacing w:w="0" w:type="dxa"/>
        <w:tblCellMar>
          <w:top w:w="80" w:type="dxa"/>
          <w:left w:w="160" w:type="dxa"/>
          <w:bottom w:w="80" w:type="dxa"/>
          <w:right w:w="160" w:type="dxa"/>
        </w:tblCellMar>
        <w:tblLook w:val="0000" w:firstRow="0" w:lastRow="0" w:firstColumn="0" w:lastColumn="0" w:noHBand="0" w:noVBand="0"/>
      </w:tblPr>
      <w:tblGrid>
        <w:gridCol w:w="4138"/>
        <w:gridCol w:w="733"/>
        <w:gridCol w:w="747"/>
        <w:gridCol w:w="804"/>
        <w:gridCol w:w="760"/>
      </w:tblGrid>
      <w:tr w:rsidR="001B1805" w14:paraId="69517E92" w14:textId="77777777">
        <w:trPr>
          <w:cantSplit/>
          <w:tblCellSpacing w:w="0" w:type="dxa"/>
          <w:jc w:val="center"/>
        </w:trPr>
        <w:tc>
          <w:tcPr>
            <w:tcW w:w="0" w:type="auto"/>
            <w:tcBorders>
              <w:top w:val="single" w:sz="8" w:space="0" w:color="000000"/>
            </w:tcBorders>
            <w:vAlign w:val="center"/>
          </w:tcPr>
          <w:p w14:paraId="278D8CE2" w14:textId="77777777" w:rsidR="001B1805" w:rsidRDefault="001B1805"/>
        </w:tc>
        <w:tc>
          <w:tcPr>
            <w:tcW w:w="0" w:type="auto"/>
            <w:gridSpan w:val="4"/>
            <w:tcBorders>
              <w:top w:val="single" w:sz="8" w:space="0" w:color="000000"/>
              <w:bottom w:val="single" w:sz="8" w:space="0" w:color="000000"/>
            </w:tcBorders>
          </w:tcPr>
          <w:p w14:paraId="7C627C8F" w14:textId="77777777" w:rsidR="001B1805" w:rsidRDefault="00372C4F">
            <w:pPr>
              <w:jc w:val="center"/>
            </w:pPr>
            <w:r>
              <w:t>2040</w:t>
            </w:r>
          </w:p>
        </w:tc>
      </w:tr>
      <w:tr w:rsidR="001B1805" w14:paraId="15BE7F6E" w14:textId="77777777">
        <w:trPr>
          <w:cantSplit/>
          <w:tblCellSpacing w:w="0" w:type="dxa"/>
          <w:jc w:val="center"/>
        </w:trPr>
        <w:tc>
          <w:tcPr>
            <w:tcW w:w="0" w:type="auto"/>
            <w:tcBorders>
              <w:bottom w:val="single" w:sz="8" w:space="0" w:color="000000"/>
            </w:tcBorders>
            <w:vAlign w:val="center"/>
          </w:tcPr>
          <w:p w14:paraId="7671945B" w14:textId="77777777" w:rsidR="001B1805" w:rsidRDefault="00372C4F">
            <w:r>
              <w:t>Components for calculating grid costs</w:t>
            </w:r>
          </w:p>
        </w:tc>
        <w:tc>
          <w:tcPr>
            <w:tcW w:w="0" w:type="auto"/>
            <w:tcBorders>
              <w:bottom w:val="single" w:sz="8" w:space="0" w:color="000000"/>
            </w:tcBorders>
            <w:vAlign w:val="center"/>
          </w:tcPr>
          <w:p w14:paraId="7E5567C8" w14:textId="77777777" w:rsidR="001B1805" w:rsidRDefault="00372C4F">
            <w:pPr>
              <w:jc w:val="right"/>
            </w:pPr>
            <w:r>
              <w:t>Elec</w:t>
            </w:r>
          </w:p>
        </w:tc>
        <w:tc>
          <w:tcPr>
            <w:tcW w:w="0" w:type="auto"/>
            <w:tcBorders>
              <w:bottom w:val="single" w:sz="8" w:space="0" w:color="000000"/>
            </w:tcBorders>
            <w:vAlign w:val="center"/>
          </w:tcPr>
          <w:p w14:paraId="2D7B6642" w14:textId="77777777" w:rsidR="001B1805" w:rsidRDefault="00372C4F">
            <w:pPr>
              <w:jc w:val="right"/>
            </w:pPr>
            <w:r>
              <w:t>GG</w:t>
            </w:r>
          </w:p>
        </w:tc>
        <w:tc>
          <w:tcPr>
            <w:tcW w:w="0" w:type="auto"/>
            <w:tcBorders>
              <w:bottom w:val="single" w:sz="8" w:space="0" w:color="000000"/>
            </w:tcBorders>
            <w:vAlign w:val="center"/>
          </w:tcPr>
          <w:p w14:paraId="720EBC87" w14:textId="77777777" w:rsidR="001B1805" w:rsidRDefault="00372C4F">
            <w:pPr>
              <w:jc w:val="right"/>
            </w:pPr>
            <w:r>
              <w:t>DGG</w:t>
            </w:r>
          </w:p>
        </w:tc>
        <w:tc>
          <w:tcPr>
            <w:tcW w:w="0" w:type="auto"/>
            <w:tcBorders>
              <w:bottom w:val="single" w:sz="8" w:space="0" w:color="000000"/>
            </w:tcBorders>
            <w:vAlign w:val="center"/>
          </w:tcPr>
          <w:p w14:paraId="3A637CFB" w14:textId="77777777" w:rsidR="001B1805" w:rsidRDefault="00372C4F">
            <w:pPr>
              <w:jc w:val="right"/>
            </w:pPr>
            <w:r>
              <w:t>GM</w:t>
            </w:r>
          </w:p>
        </w:tc>
      </w:tr>
      <w:tr w:rsidR="001B1805" w14:paraId="5C1CAC6B" w14:textId="77777777">
        <w:trPr>
          <w:cantSplit/>
          <w:tblCellSpacing w:w="0" w:type="dxa"/>
          <w:jc w:val="center"/>
        </w:trPr>
        <w:tc>
          <w:tcPr>
            <w:tcW w:w="0" w:type="auto"/>
            <w:vAlign w:val="center"/>
          </w:tcPr>
          <w:p w14:paraId="482B550F" w14:textId="77777777" w:rsidR="001B1805" w:rsidRDefault="00372C4F">
            <w:r>
              <w:t>Transmission operating costs in MEUR</w:t>
            </w:r>
          </w:p>
        </w:tc>
        <w:tc>
          <w:tcPr>
            <w:tcW w:w="0" w:type="auto"/>
            <w:vAlign w:val="center"/>
          </w:tcPr>
          <w:p w14:paraId="416AFFD5" w14:textId="77777777" w:rsidR="001B1805" w:rsidRDefault="00372C4F">
            <w:pPr>
              <w:jc w:val="right"/>
            </w:pPr>
            <w:r>
              <w:t>0</w:t>
            </w:r>
          </w:p>
        </w:tc>
        <w:tc>
          <w:tcPr>
            <w:tcW w:w="0" w:type="auto"/>
            <w:vAlign w:val="center"/>
          </w:tcPr>
          <w:p w14:paraId="40E570FC" w14:textId="77777777" w:rsidR="001B1805" w:rsidRDefault="00372C4F">
            <w:pPr>
              <w:jc w:val="right"/>
            </w:pPr>
            <w:r>
              <w:t>0</w:t>
            </w:r>
          </w:p>
        </w:tc>
        <w:tc>
          <w:tcPr>
            <w:tcW w:w="0" w:type="auto"/>
            <w:vAlign w:val="center"/>
          </w:tcPr>
          <w:p w14:paraId="3D2C4EE3" w14:textId="77777777" w:rsidR="001B1805" w:rsidRDefault="00372C4F">
            <w:pPr>
              <w:jc w:val="right"/>
            </w:pPr>
            <w:r>
              <w:t>0</w:t>
            </w:r>
          </w:p>
        </w:tc>
        <w:tc>
          <w:tcPr>
            <w:tcW w:w="0" w:type="auto"/>
            <w:vAlign w:val="center"/>
          </w:tcPr>
          <w:p w14:paraId="67DB1E0C" w14:textId="77777777" w:rsidR="001B1805" w:rsidRDefault="00372C4F">
            <w:pPr>
              <w:jc w:val="right"/>
            </w:pPr>
            <w:r>
              <w:t>50</w:t>
            </w:r>
          </w:p>
        </w:tc>
      </w:tr>
      <w:tr w:rsidR="001B1805" w14:paraId="13E2CB84" w14:textId="77777777">
        <w:trPr>
          <w:cantSplit/>
          <w:tblCellSpacing w:w="0" w:type="dxa"/>
          <w:jc w:val="center"/>
        </w:trPr>
        <w:tc>
          <w:tcPr>
            <w:tcW w:w="0" w:type="auto"/>
            <w:vAlign w:val="center"/>
          </w:tcPr>
          <w:p w14:paraId="530F5A97" w14:textId="77777777" w:rsidR="001B1805" w:rsidRDefault="00372C4F">
            <w:r>
              <w:t>Distribution operating costs in MEUR</w:t>
            </w:r>
          </w:p>
        </w:tc>
        <w:tc>
          <w:tcPr>
            <w:tcW w:w="0" w:type="auto"/>
            <w:vAlign w:val="center"/>
          </w:tcPr>
          <w:p w14:paraId="0F1324E8" w14:textId="77777777" w:rsidR="001B1805" w:rsidRDefault="00372C4F">
            <w:pPr>
              <w:jc w:val="right"/>
            </w:pPr>
            <w:r>
              <w:t>37.5</w:t>
            </w:r>
          </w:p>
        </w:tc>
        <w:tc>
          <w:tcPr>
            <w:tcW w:w="0" w:type="auto"/>
            <w:vAlign w:val="center"/>
          </w:tcPr>
          <w:p w14:paraId="6C7B87C9" w14:textId="77777777" w:rsidR="001B1805" w:rsidRDefault="00372C4F">
            <w:pPr>
              <w:jc w:val="right"/>
            </w:pPr>
            <w:r>
              <w:t>39.3</w:t>
            </w:r>
          </w:p>
        </w:tc>
        <w:tc>
          <w:tcPr>
            <w:tcW w:w="0" w:type="auto"/>
            <w:vAlign w:val="center"/>
          </w:tcPr>
          <w:p w14:paraId="5A150A00" w14:textId="77777777" w:rsidR="001B1805" w:rsidRDefault="00372C4F">
            <w:pPr>
              <w:jc w:val="right"/>
            </w:pPr>
            <w:r>
              <w:t>40.2</w:t>
            </w:r>
          </w:p>
        </w:tc>
        <w:tc>
          <w:tcPr>
            <w:tcW w:w="0" w:type="auto"/>
            <w:vAlign w:val="center"/>
          </w:tcPr>
          <w:p w14:paraId="742D9610" w14:textId="77777777" w:rsidR="001B1805" w:rsidRDefault="00372C4F">
            <w:pPr>
              <w:jc w:val="right"/>
            </w:pPr>
            <w:r>
              <w:t>43.0</w:t>
            </w:r>
          </w:p>
        </w:tc>
      </w:tr>
      <w:tr w:rsidR="001B1805" w14:paraId="6B69BA88" w14:textId="77777777">
        <w:trPr>
          <w:cantSplit/>
          <w:tblCellSpacing w:w="0" w:type="dxa"/>
          <w:jc w:val="center"/>
        </w:trPr>
        <w:tc>
          <w:tcPr>
            <w:tcW w:w="0" w:type="auto"/>
            <w:vAlign w:val="center"/>
          </w:tcPr>
          <w:p w14:paraId="7EA64969" w14:textId="77777777" w:rsidR="001B1805" w:rsidRDefault="00372C4F">
            <w:r>
              <w:t>Capital costs per year in MEUR</w:t>
            </w:r>
          </w:p>
        </w:tc>
        <w:tc>
          <w:tcPr>
            <w:tcW w:w="0" w:type="auto"/>
            <w:vAlign w:val="center"/>
          </w:tcPr>
          <w:p w14:paraId="4C5B45C4" w14:textId="77777777" w:rsidR="001B1805" w:rsidRDefault="00372C4F">
            <w:pPr>
              <w:jc w:val="right"/>
            </w:pPr>
            <w:r>
              <w:t>13.0</w:t>
            </w:r>
          </w:p>
        </w:tc>
        <w:tc>
          <w:tcPr>
            <w:tcW w:w="0" w:type="auto"/>
            <w:vAlign w:val="center"/>
          </w:tcPr>
          <w:p w14:paraId="64905D86" w14:textId="77777777" w:rsidR="001B1805" w:rsidRDefault="00372C4F">
            <w:pPr>
              <w:jc w:val="right"/>
            </w:pPr>
            <w:r>
              <w:t>13.1</w:t>
            </w:r>
          </w:p>
        </w:tc>
        <w:tc>
          <w:tcPr>
            <w:tcW w:w="0" w:type="auto"/>
            <w:vAlign w:val="center"/>
          </w:tcPr>
          <w:p w14:paraId="1160B80C" w14:textId="77777777" w:rsidR="001B1805" w:rsidRDefault="00372C4F">
            <w:pPr>
              <w:jc w:val="right"/>
            </w:pPr>
            <w:r>
              <w:t>15.0</w:t>
            </w:r>
          </w:p>
        </w:tc>
        <w:tc>
          <w:tcPr>
            <w:tcW w:w="0" w:type="auto"/>
            <w:vAlign w:val="center"/>
          </w:tcPr>
          <w:p w14:paraId="46815A15" w14:textId="77777777" w:rsidR="001B1805" w:rsidRDefault="00372C4F">
            <w:pPr>
              <w:jc w:val="right"/>
            </w:pPr>
            <w:r>
              <w:t>18.3</w:t>
            </w:r>
          </w:p>
        </w:tc>
      </w:tr>
      <w:tr w:rsidR="001B1805" w14:paraId="102166E6" w14:textId="77777777">
        <w:trPr>
          <w:cantSplit/>
          <w:tblCellSpacing w:w="0" w:type="dxa"/>
          <w:jc w:val="center"/>
        </w:trPr>
        <w:tc>
          <w:tcPr>
            <w:tcW w:w="0" w:type="auto"/>
            <w:tcBorders>
              <w:bottom w:val="single" w:sz="8" w:space="0" w:color="000000"/>
            </w:tcBorders>
            <w:vAlign w:val="center"/>
          </w:tcPr>
          <w:p w14:paraId="5225EA9E" w14:textId="77777777" w:rsidR="001B1805" w:rsidRDefault="00372C4F">
            <w:r>
              <w:t xml:space="preserve">Gas demand supplied in </w:t>
            </w:r>
            <w:proofErr w:type="spellStart"/>
            <w:r>
              <w:t>TWh</w:t>
            </w:r>
            <w:proofErr w:type="spellEnd"/>
          </w:p>
        </w:tc>
        <w:tc>
          <w:tcPr>
            <w:tcW w:w="0" w:type="auto"/>
            <w:tcBorders>
              <w:bottom w:val="single" w:sz="8" w:space="0" w:color="000000"/>
            </w:tcBorders>
            <w:vAlign w:val="center"/>
          </w:tcPr>
          <w:p w14:paraId="13A688F1" w14:textId="77777777" w:rsidR="001B1805" w:rsidRDefault="00372C4F">
            <w:pPr>
              <w:jc w:val="right"/>
            </w:pPr>
            <w:r>
              <w:t>7.2</w:t>
            </w:r>
          </w:p>
        </w:tc>
        <w:tc>
          <w:tcPr>
            <w:tcW w:w="0" w:type="auto"/>
            <w:tcBorders>
              <w:bottom w:val="single" w:sz="8" w:space="0" w:color="000000"/>
            </w:tcBorders>
            <w:vAlign w:val="center"/>
          </w:tcPr>
          <w:p w14:paraId="76E03B59" w14:textId="77777777" w:rsidR="001B1805" w:rsidRDefault="00372C4F">
            <w:pPr>
              <w:jc w:val="right"/>
            </w:pPr>
            <w:r>
              <w:t>9.5</w:t>
            </w:r>
          </w:p>
        </w:tc>
        <w:tc>
          <w:tcPr>
            <w:tcW w:w="0" w:type="auto"/>
            <w:tcBorders>
              <w:bottom w:val="single" w:sz="8" w:space="0" w:color="000000"/>
            </w:tcBorders>
            <w:vAlign w:val="center"/>
          </w:tcPr>
          <w:p w14:paraId="1351AF35" w14:textId="77777777" w:rsidR="001B1805" w:rsidRDefault="00372C4F">
            <w:pPr>
              <w:jc w:val="right"/>
            </w:pPr>
            <w:r>
              <w:t>20.3</w:t>
            </w:r>
          </w:p>
        </w:tc>
        <w:tc>
          <w:tcPr>
            <w:tcW w:w="0" w:type="auto"/>
            <w:tcBorders>
              <w:bottom w:val="single" w:sz="8" w:space="0" w:color="000000"/>
            </w:tcBorders>
            <w:vAlign w:val="center"/>
          </w:tcPr>
          <w:p w14:paraId="3FBB510E" w14:textId="77777777" w:rsidR="001B1805" w:rsidRDefault="00372C4F">
            <w:pPr>
              <w:jc w:val="right"/>
            </w:pPr>
            <w:r>
              <w:t>84.2</w:t>
            </w:r>
          </w:p>
        </w:tc>
      </w:tr>
      <w:tr w:rsidR="001B1805" w14:paraId="4C496529" w14:textId="77777777">
        <w:trPr>
          <w:cantSplit/>
          <w:tblCellSpacing w:w="0" w:type="dxa"/>
          <w:jc w:val="center"/>
        </w:trPr>
        <w:tc>
          <w:tcPr>
            <w:tcW w:w="0" w:type="auto"/>
            <w:tcBorders>
              <w:bottom w:val="single" w:sz="8" w:space="0" w:color="000000"/>
            </w:tcBorders>
            <w:vAlign w:val="center"/>
          </w:tcPr>
          <w:p w14:paraId="6C752CBD" w14:textId="77777777" w:rsidR="001B1805" w:rsidRDefault="00372C4F">
            <w:r>
              <w:t>Grid costs in EUR/MWh</w:t>
            </w:r>
          </w:p>
        </w:tc>
        <w:tc>
          <w:tcPr>
            <w:tcW w:w="0" w:type="auto"/>
            <w:tcBorders>
              <w:bottom w:val="single" w:sz="8" w:space="0" w:color="000000"/>
            </w:tcBorders>
            <w:vAlign w:val="center"/>
          </w:tcPr>
          <w:p w14:paraId="66424EC9" w14:textId="77777777" w:rsidR="001B1805" w:rsidRDefault="00372C4F">
            <w:pPr>
              <w:jc w:val="right"/>
            </w:pPr>
            <w:r>
              <w:t>7.0</w:t>
            </w:r>
          </w:p>
        </w:tc>
        <w:tc>
          <w:tcPr>
            <w:tcW w:w="0" w:type="auto"/>
            <w:tcBorders>
              <w:bottom w:val="single" w:sz="8" w:space="0" w:color="000000"/>
            </w:tcBorders>
            <w:vAlign w:val="center"/>
          </w:tcPr>
          <w:p w14:paraId="18D5663D" w14:textId="77777777" w:rsidR="001B1805" w:rsidRDefault="00372C4F">
            <w:pPr>
              <w:jc w:val="right"/>
            </w:pPr>
            <w:r>
              <w:t>5.5</w:t>
            </w:r>
          </w:p>
        </w:tc>
        <w:tc>
          <w:tcPr>
            <w:tcW w:w="0" w:type="auto"/>
            <w:tcBorders>
              <w:bottom w:val="single" w:sz="8" w:space="0" w:color="000000"/>
            </w:tcBorders>
            <w:vAlign w:val="center"/>
          </w:tcPr>
          <w:p w14:paraId="4DBFF73E" w14:textId="77777777" w:rsidR="001B1805" w:rsidRDefault="00372C4F">
            <w:pPr>
              <w:jc w:val="right"/>
            </w:pPr>
            <w:r>
              <w:t>2.7</w:t>
            </w:r>
          </w:p>
        </w:tc>
        <w:tc>
          <w:tcPr>
            <w:tcW w:w="0" w:type="auto"/>
            <w:tcBorders>
              <w:bottom w:val="single" w:sz="8" w:space="0" w:color="000000"/>
            </w:tcBorders>
            <w:vAlign w:val="center"/>
          </w:tcPr>
          <w:p w14:paraId="587CF17E" w14:textId="77777777" w:rsidR="001B1805" w:rsidRDefault="00372C4F">
            <w:pPr>
              <w:jc w:val="right"/>
            </w:pPr>
            <w:r>
              <w:t>1.3</w:t>
            </w:r>
          </w:p>
        </w:tc>
      </w:tr>
    </w:tbl>
    <w:p w14:paraId="36BAAF6F" w14:textId="77777777" w:rsidR="001B1805" w:rsidRDefault="001B1805"/>
    <w:p w14:paraId="32E9117D" w14:textId="77777777" w:rsidR="001B1805" w:rsidRDefault="00372C4F">
      <w:pPr>
        <w:spacing w:after="240"/>
      </w:pPr>
      <w:r>
        <w:t xml:space="preserve">Table 5: Average grid costs and their components of operating costs and capital costs. The distribution operating costs encompass the high-pressure and mid-pressure levels. </w:t>
      </w:r>
      <w:r>
        <w:lastRenderedPageBreak/>
        <w:t>Separation between the transmission and distribution grids result in accounting no transmission operating costs for the customers.</w:t>
      </w:r>
    </w:p>
    <w:p w14:paraId="3250ABEC" w14:textId="6D692261" w:rsidR="001B1805" w:rsidRDefault="00372C4F">
      <w:pPr>
        <w:spacing w:after="240"/>
      </w:pPr>
      <w:r>
        <w:t>A comparison of the average grid costs with the current grid charges in Austria shows that these are increasing significantly in three of the four scenarios. The current grid charges at the mid-pressure level in Austria are around 1.7 EUR/MWh [72</w:t>
      </w:r>
      <w:ins w:id="544" w:author="Author" w:date="2023-09-16T20:35:00Z">
        <w:r w:rsidR="0005722B">
          <w:t>]</w:t>
        </w:r>
      </w:ins>
      <w:r>
        <w:t>. Only in the GM scenario, where the supply depend</w:t>
      </w:r>
      <w:ins w:id="545" w:author="Author" w:date="2023-09-16T20:35:00Z">
        <w:r w:rsidR="0005722B">
          <w:t>s</w:t>
        </w:r>
      </w:ins>
      <w:r>
        <w:t xml:space="preserve"> on massive renewable imports, do the grid costs remain around or slightly below this value. In the results of the other three scenarios, the increase in grid costs is driven by the high operating costs of the distribution grid with comparatively low demand volumes and capital costs. </w:t>
      </w:r>
      <w:commentRangeStart w:id="546"/>
      <w:ins w:id="547" w:author="Author" w:date="2023-09-16T20:36:00Z">
        <w:r w:rsidR="0005722B">
          <w:t>Necessary due to the aging of the (otherwise already fully depreciated) existing grid, the</w:t>
        </w:r>
      </w:ins>
      <w:del w:id="548" w:author="Author" w:date="2023-09-16T20:36:00Z">
        <w:r w:rsidDel="0005722B">
          <w:delText>The</w:delText>
        </w:r>
      </w:del>
      <w:r>
        <w:t xml:space="preserve"> (annual) capital costs in 2040 result essentially from the replacement investments made by then</w:t>
      </w:r>
      <w:del w:id="549" w:author="Author" w:date="2023-09-16T20:36:00Z">
        <w:r w:rsidDel="0005722B">
          <w:delText>, which are necessary due to the aging of the (otherwise already fully depreciated) existing grid</w:delText>
        </w:r>
      </w:del>
      <w:r>
        <w:t xml:space="preserve">. As mentioned, a technical lifetime of the pipelines of 75 years is assumed. A possible window for reducing grid costs opens, as a more extended operation of pipelines (e.g., technical lifetime between 90 and 100 years) could reduce the share of capital costs in the grid costs; in extreme cases even go </w:t>
      </w:r>
      <w:ins w:id="550" w:author="Author" w:date="2023-09-20T10:17:00Z">
        <w:r w:rsidR="001F3BCC">
          <w:t>toward</w:t>
        </w:r>
      </w:ins>
      <w:del w:id="551" w:author="Author" w:date="2023-09-20T10:17:00Z">
        <w:r w:rsidDel="001F3BCC">
          <w:delText>towards</w:delText>
        </w:r>
      </w:del>
      <w:r>
        <w:t xml:space="preserve"> zero. Such a measure of a longer operating life of pipelines is certainly considered in practice, especially against the background of declining transport volumes. This is because transport volumes determine the operating pressure levels, which determine the pipelines' wear and tear. </w:t>
      </w:r>
      <w:ins w:id="552" w:author="Author" w:date="2023-09-16T20:37:00Z">
        <w:r w:rsidR="0005722B">
          <w:t>While replacement investments due to aging could be saved, l</w:t>
        </w:r>
      </w:ins>
      <w:del w:id="553" w:author="Author" w:date="2023-09-16T20:37:00Z">
        <w:r w:rsidDel="0005722B">
          <w:delText>L</w:delText>
        </w:r>
      </w:del>
      <w:r>
        <w:t>owering the operating pressure levels compared to today's could extend the technical lifetim</w:t>
      </w:r>
      <w:ins w:id="554" w:author="Author" w:date="2023-09-16T20:37:00Z">
        <w:r w:rsidR="0005722B">
          <w:t>e [</w:t>
        </w:r>
      </w:ins>
      <w:del w:id="555" w:author="Author" w:date="2023-09-16T20:37:00Z">
        <w:r w:rsidDel="0005722B">
          <w:delText xml:space="preserve"> </w:delText>
        </w:r>
      </w:del>
      <w:r>
        <w:t>5</w:t>
      </w:r>
      <w:ins w:id="556" w:author="Author" w:date="2023-09-16T20:37:00Z">
        <w:r w:rsidR="0005722B">
          <w:t>]</w:t>
        </w:r>
      </w:ins>
      <w:r>
        <w:t xml:space="preserve"> .</w:t>
      </w:r>
      <w:del w:id="557" w:author="Author" w:date="2023-09-16T20:37:00Z">
        <w:r w:rsidDel="0005722B">
          <w:delText xml:space="preserve"> Replacement investments due to aging could be saved</w:delText>
        </w:r>
      </w:del>
      <w:del w:id="558" w:author="Author" w:date="2023-09-16T20:38:00Z">
        <w:r w:rsidDel="0005722B">
          <w:delText>.</w:delText>
        </w:r>
      </w:del>
      <w:r>
        <w:t xml:space="preserve"> Figure 10 shows the impact on the grid costs if an extension of the pipelines' technical lifetime to 90-100 years is taken into account. </w:t>
      </w:r>
      <w:ins w:id="559" w:author="Author" w:date="2023-09-16T20:38:00Z">
        <w:r w:rsidR="0005722B">
          <w:t>With grid costs consequently going down in all the four scenarios, the</w:t>
        </w:r>
      </w:ins>
      <w:del w:id="560" w:author="Author" w:date="2023-09-16T20:38:00Z">
        <w:r w:rsidDel="0005722B">
          <w:delText>The</w:delText>
        </w:r>
      </w:del>
      <w:r>
        <w:t xml:space="preserve"> lifetime extension leads to no replacement investments and the current pipelines can remain in operation</w:t>
      </w:r>
      <w:commentRangeEnd w:id="546"/>
      <w:r w:rsidR="004F6ED5">
        <w:rPr>
          <w:rStyle w:val="CommentReference"/>
        </w:rPr>
        <w:commentReference w:id="546"/>
      </w:r>
      <w:r>
        <w:t xml:space="preserve">. </w:t>
      </w:r>
      <w:ins w:id="561" w:author="Author" w:date="2023-09-16T20:38:00Z">
        <w:r w:rsidR="0005722B">
          <w:t xml:space="preserve">The </w:t>
        </w:r>
      </w:ins>
      <w:del w:id="562" w:author="Author" w:date="2023-09-16T20:38:00Z">
        <w:r w:rsidDel="0005722B">
          <w:delText xml:space="preserve">The grid costs are consequently going down in all the four scenarios. The </w:delText>
        </w:r>
      </w:del>
      <w:r>
        <w:t xml:space="preserve">highest reduction in grid costs is with </w:t>
      </w:r>
      <m:oMath>
        <m:r>
          <m:rPr>
            <m:sty m:val="p"/>
          </m:rPr>
          <w:rPr>
            <w:rFonts w:ascii="Cambria Math" w:hAnsi="Cambria Math"/>
          </w:rPr>
          <m:t>-1.8EUR/MWh</m:t>
        </m:r>
      </m:oMath>
      <w:r>
        <w:t xml:space="preserve"> in the Elec scenario. The latter is the one with initially the highest grid costs. The smallest reduction in grid costs is with </w:t>
      </w:r>
      <m:oMath>
        <m:r>
          <m:rPr>
            <m:sty m:val="p"/>
          </m:rPr>
          <w:rPr>
            <w:rFonts w:ascii="Cambria Math" w:hAnsi="Cambria Math"/>
          </w:rPr>
          <m:t>-0.2EUR/MWh</m:t>
        </m:r>
      </m:oMath>
      <w:r>
        <w:t xml:space="preserve"> in the GM scenario.</w:t>
      </w:r>
    </w:p>
    <w:p w14:paraId="5BE04976" w14:textId="77777777" w:rsidR="001B1805" w:rsidRDefault="00372C4F">
      <w:pPr>
        <w:jc w:val="center"/>
      </w:pPr>
      <w:r>
        <w:rPr>
          <w:noProof/>
          <w:lang w:val="en-IN" w:eastAsia="ja-JP"/>
        </w:rPr>
        <w:lastRenderedPageBreak/>
        <w:drawing>
          <wp:inline distT="0" distB="0" distL="0" distR="0" wp14:anchorId="22809943" wp14:editId="3A845870">
            <wp:extent cx="5486400" cy="5396992"/>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2023_09_14_8ee7960f0775a57ed0a7g-34.jpeg"/>
                    <pic:cNvPicPr/>
                  </pic:nvPicPr>
                  <pic:blipFill>
                    <a:blip r:embed="rId23" cstate="print"/>
                    <a:srcRect/>
                    <a:stretch>
                      <a:fillRect/>
                    </a:stretch>
                  </pic:blipFill>
                  <pic:spPr>
                    <a:xfrm>
                      <a:off x="0" y="0"/>
                      <a:ext cx="5486400" cy="5396992"/>
                    </a:xfrm>
                    <a:prstGeom prst="rect">
                      <a:avLst/>
                    </a:prstGeom>
                  </pic:spPr>
                </pic:pic>
              </a:graphicData>
            </a:graphic>
          </wp:inline>
        </w:drawing>
      </w:r>
    </w:p>
    <w:p w14:paraId="466F0DB5" w14:textId="77777777" w:rsidR="001B1805" w:rsidRDefault="00372C4F">
      <w:pPr>
        <w:spacing w:after="240"/>
      </w:pPr>
      <w:r>
        <w:t>Figure 10: Comparison of grid costs in 2040 for a technical lifetime of pipelines of 75 years (left) and 90-100 years (right).</w:t>
      </w:r>
    </w:p>
    <w:p w14:paraId="2D6DAA6D" w14:textId="77777777" w:rsidR="001B1805" w:rsidRDefault="00372C4F">
      <w:pPr>
        <w:spacing w:before="360" w:line="420" w:lineRule="exact"/>
      </w:pPr>
      <w:r>
        <w:rPr>
          <w:b/>
          <w:sz w:val="42"/>
        </w:rPr>
        <w:t>Synthesis</w:t>
      </w:r>
    </w:p>
    <w:p w14:paraId="632FF0FC" w14:textId="111FDD1B" w:rsidR="001B1805" w:rsidDel="0005722B" w:rsidRDefault="00372C4F">
      <w:pPr>
        <w:spacing w:after="240"/>
        <w:rPr>
          <w:del w:id="563" w:author="Author" w:date="2023-09-16T20:39:00Z"/>
        </w:rPr>
      </w:pPr>
      <w:r>
        <w:t xml:space="preserve">To the three research questions posed in this paper, the generated results show some expected and some unexpected effects. As expected, </w:t>
      </w:r>
      <w:ins w:id="564" w:author="Author" w:date="2023-09-16T20:39:00Z">
        <w:r w:rsidR="0005722B">
          <w:t>alth</w:t>
        </w:r>
      </w:ins>
      <w:ins w:id="565" w:author="Author" w:date="2023-09-16T20:40:00Z">
        <w:r w:rsidR="0005722B">
          <w:t>ough</w:t>
        </w:r>
      </w:ins>
      <w:ins w:id="566" w:author="Author" w:date="2023-09-16T20:39:00Z">
        <w:r w:rsidR="0005722B">
          <w:t xml:space="preserve"> the shrinking extent vari</w:t>
        </w:r>
      </w:ins>
      <w:ins w:id="567" w:author="Author" w:date="2023-09-16T20:40:00Z">
        <w:r w:rsidR="0005722B">
          <w:t>es</w:t>
        </w:r>
      </w:ins>
      <w:ins w:id="568" w:author="Author" w:date="2023-09-16T20:39:00Z">
        <w:r w:rsidR="0005722B">
          <w:t xml:space="preserve"> between the decarbonization scenarios</w:t>
        </w:r>
      </w:ins>
      <w:ins w:id="569" w:author="Author" w:date="2023-09-18T07:38:00Z">
        <w:r w:rsidR="00B70FFD">
          <w:t>,</w:t>
        </w:r>
      </w:ins>
      <w:ins w:id="570" w:author="Author" w:date="2023-09-16T20:39:00Z">
        <w:r w:rsidR="0005722B">
          <w:t xml:space="preserve"> but generally </w:t>
        </w:r>
      </w:ins>
      <w:ins w:id="571" w:author="Author" w:date="2023-09-16T20:40:00Z">
        <w:r w:rsidR="0005722B">
          <w:t>is</w:t>
        </w:r>
      </w:ins>
      <w:ins w:id="572" w:author="Author" w:date="2023-09-16T20:39:00Z">
        <w:r w:rsidR="0005722B">
          <w:t xml:space="preserve"> significantly lower than expected when looking solely at the demand, </w:t>
        </w:r>
      </w:ins>
      <w:r>
        <w:t>by looking at the as</w:t>
      </w:r>
      <w:del w:id="573" w:author="Author" w:date="2023-09-16T20:39:00Z">
        <w:r w:rsidDel="0005722B">
          <w:delText>-</w:delText>
        </w:r>
      </w:del>
    </w:p>
    <w:p w14:paraId="413CE823" w14:textId="4116A5F5" w:rsidR="001B1805" w:rsidRDefault="00372C4F">
      <w:pPr>
        <w:spacing w:after="240"/>
        <w:pPrChange w:id="574" w:author="Author" w:date="2023-09-16T20:39:00Z">
          <w:pPr/>
        </w:pPrChange>
      </w:pPr>
      <w:del w:id="575" w:author="Author" w:date="2023-09-16T20:39:00Z">
        <w:r w:rsidDel="0005722B">
          <w:delText xml:space="preserve"> </w:delText>
        </w:r>
      </w:del>
      <w:r>
        <w:t xml:space="preserve">sumed future volumes for the natural gas demand and renewable gas generation, the Austrian gas grid will shrink in a decarbonized energy system. </w:t>
      </w:r>
      <w:del w:id="576" w:author="Author" w:date="2023-09-16T20:39:00Z">
        <w:r w:rsidDel="0005722B">
          <w:delText xml:space="preserve">However, the shrinking extent varies between the decarbonization scenarios but is generally significantly lower than expected when looking solely at the demand. </w:delText>
        </w:r>
      </w:del>
      <w:r>
        <w:t>The main driver for this probably unexpected result is the integration of decentralized renewable gas generation (biomethane and synthetic gas) and that stand-alone supply options (trucking and on-</w:t>
      </w:r>
      <w:r>
        <w:lastRenderedPageBreak/>
        <w:t>site gas storage) are not competitive with piped supply. In terms of grid costs, it is primarily the fixed costs of the existing gas grid (rather than the capital costs of the refurbished gas pipelines) that lead to, in some scenarios, a significant increase in average grid costs compared to the status quo (e.g., a fivefold increase in the scenario with high electrification of the energy system). Only in the scenario with continued high use of natural gas (through imports of renewable methane) do average gas grid costs remain similar to today's gas grids. An increase in end customers grid tariffs in line with grid costs can then be expected as a further consequence.</w:t>
      </w:r>
      <w:r>
        <w:br/>
      </w:r>
    </w:p>
    <w:p w14:paraId="58A25277" w14:textId="3045CE98" w:rsidR="001B1805" w:rsidRDefault="00372C4F">
      <w:pPr>
        <w:spacing w:after="240"/>
      </w:pPr>
      <w:r>
        <w:t xml:space="preserve">Considering the ambitious national climate targets, </w:t>
      </w:r>
      <w:ins w:id="577" w:author="Author" w:date="2023-09-18T07:40:00Z">
        <w:r w:rsidR="00974AAC">
          <w:t xml:space="preserve">their applicability extends to countries with similarly high aspirations for renewable gas generation, applying to cases </w:t>
        </w:r>
      </w:ins>
      <w:r>
        <w:t xml:space="preserve">such as the decarbonization of the gas sector, </w:t>
      </w:r>
      <w:ins w:id="578" w:author="Author" w:date="2023-09-18T07:41:00Z">
        <w:r w:rsidR="00131553">
          <w:t xml:space="preserve">as per </w:t>
        </w:r>
      </w:ins>
      <w:r>
        <w:t xml:space="preserve">the findings above, and the overall results, </w:t>
      </w:r>
      <w:ins w:id="579" w:author="Author" w:date="2023-09-18T07:41:00Z">
        <w:r w:rsidR="007425B4">
          <w:t xml:space="preserve">with </w:t>
        </w:r>
      </w:ins>
      <w:ins w:id="580" w:author="Author" w:date="2023-09-18T07:39:00Z">
        <w:r w:rsidR="00007893">
          <w:t>those</w:t>
        </w:r>
      </w:ins>
      <w:ins w:id="581" w:author="Author" w:date="2023-09-16T20:42:00Z">
        <w:r w:rsidR="00606F29">
          <w:t xml:space="preserve"> for countries such as Germany, Italy, and France m</w:t>
        </w:r>
      </w:ins>
      <w:ins w:id="582" w:author="Author" w:date="2023-09-16T20:43:00Z">
        <w:r w:rsidR="00606F29">
          <w:t>aybe</w:t>
        </w:r>
      </w:ins>
      <w:ins w:id="583" w:author="Author" w:date="2023-09-16T20:42:00Z">
        <w:r w:rsidR="00606F29">
          <w:t xml:space="preserve"> look</w:t>
        </w:r>
      </w:ins>
      <w:ins w:id="584" w:author="Author" w:date="2023-09-16T20:43:00Z">
        <w:r w:rsidR="00606F29">
          <w:t>ing</w:t>
        </w:r>
      </w:ins>
      <w:ins w:id="585" w:author="Author" w:date="2023-09-16T20:42:00Z">
        <w:r w:rsidR="00606F29">
          <w:t xml:space="preserve"> similar in Europe</w:t>
        </w:r>
      </w:ins>
      <w:del w:id="586" w:author="Author" w:date="2023-09-18T07:40:00Z">
        <w:r w:rsidDel="00131553">
          <w:delText>their applicability extends to countries with similarly high aspirations for renewable gas generation</w:delText>
        </w:r>
      </w:del>
      <w:r>
        <w:t xml:space="preserve">. </w:t>
      </w:r>
      <w:ins w:id="587" w:author="Author" w:date="2023-09-16T20:44:00Z">
        <w:r w:rsidR="0008290E">
          <w:t>With the specific geographical location of the renewable gas and demand in the analysis having been proven to be too determining and crucial, these</w:t>
        </w:r>
      </w:ins>
      <w:del w:id="588" w:author="Author" w:date="2023-09-16T20:43:00Z">
        <w:r w:rsidDel="00606F29">
          <w:delText>For instance,</w:delText>
        </w:r>
      </w:del>
      <w:del w:id="589" w:author="Author" w:date="2023-09-16T20:42:00Z">
        <w:r w:rsidDel="00606F29">
          <w:delText xml:space="preserve"> the results for countries such as Germany, Italy, and France might look similar in Europe</w:delText>
        </w:r>
      </w:del>
      <w:del w:id="590" w:author="Author" w:date="2023-09-16T20:43:00Z">
        <w:r w:rsidDel="00606F29">
          <w:delText xml:space="preserve">. </w:delText>
        </w:r>
      </w:del>
      <w:del w:id="591" w:author="Author" w:date="2023-09-16T20:44:00Z">
        <w:r w:rsidDel="0008290E">
          <w:delText xml:space="preserve">These </w:delText>
        </w:r>
      </w:del>
      <w:ins w:id="592" w:author="Author" w:date="2023-09-16T20:44:00Z">
        <w:r w:rsidR="0008290E">
          <w:t xml:space="preserve"> </w:t>
        </w:r>
      </w:ins>
      <w:r>
        <w:t xml:space="preserve">generalizations are more to be understood as qualitative statements and would require detailed analyses in any case. </w:t>
      </w:r>
      <w:del w:id="593" w:author="Author" w:date="2023-09-16T20:44:00Z">
        <w:r w:rsidDel="0008290E">
          <w:delText>The specific geographical location of the renewable gas and demand in the analysis has proven to be too determining and crucial.</w:delText>
        </w:r>
      </w:del>
    </w:p>
    <w:p w14:paraId="66429192" w14:textId="1FA042B6" w:rsidR="001B1805" w:rsidRDefault="00372C4F">
      <w:pPr>
        <w:spacing w:after="240"/>
      </w:pPr>
      <w:r>
        <w:t xml:space="preserve">Concerning the study's limitations, two aspects should be considered when interpreting the results. </w:t>
      </w:r>
      <w:del w:id="594" w:author="Author" w:date="2023-09-16T20:46:00Z">
        <w:r w:rsidDel="0069167F">
          <w:delText>F</w:delText>
        </w:r>
      </w:del>
      <w:ins w:id="595" w:author="Author" w:date="2023-09-16T20:46:00Z">
        <w:r w:rsidR="0069167F">
          <w:t>Treating gas grid costs and end customer tariffs is relatively simplistic and could mislead the inattentive reader, where, firstly</w:t>
        </w:r>
      </w:ins>
      <w:del w:id="596" w:author="Author" w:date="2023-09-16T20:46:00Z">
        <w:r w:rsidDel="0069167F">
          <w:delText>irst</w:delText>
        </w:r>
      </w:del>
      <w:r>
        <w:t>, the results are primarily scenario-driven. For example, natural gas demand and renewable gas generation are determined by the scenarios and then used exogenously in the gas grid modeling. The demand and generation volumes are inelastic to gas grid costs. Second</w:t>
      </w:r>
      <w:ins w:id="597" w:author="Author" w:date="2023-09-16T20:46:00Z">
        <w:r w:rsidR="0069167F">
          <w:t>ly</w:t>
        </w:r>
      </w:ins>
      <w:r>
        <w:t>, based on the gas grid costs, an indication of the end customer tariff is given</w:t>
      </w:r>
      <w:del w:id="598" w:author="Author" w:date="2023-09-16T20:46:00Z">
        <w:r w:rsidDel="0069167F">
          <w:delText>.</w:delText>
        </w:r>
        <w:r w:rsidDel="004F3123">
          <w:delText xml:space="preserve"> In this context, treating gas grid costs and end customer tariffs is relatively simplistic and could mislead the inattentive reader</w:delText>
        </w:r>
      </w:del>
      <w:r>
        <w:t xml:space="preserve">. Again, the average grid costs are used to give a quantitative indication of how grid tariffs for end customers may develop in the future. As always with this type of analysis, </w:t>
      </w:r>
      <w:ins w:id="599" w:author="Author" w:date="2023-09-16T20:47:00Z">
        <w:r w:rsidR="0069167F">
          <w:t xml:space="preserve">the number of assumptions that have to be made due to lack of information by the researcher and third parties should be taken into account when interpreting the present results, </w:t>
        </w:r>
      </w:ins>
      <w:r>
        <w:t>especially when dealing with sensitive data of the existing energy system, such as gas grid information</w:t>
      </w:r>
      <w:del w:id="600" w:author="Author" w:date="2023-09-16T20:47:00Z">
        <w:r w:rsidDel="0069167F">
          <w:delText>, the number of assumptions that have to be made due to lack of information by the researcher and third parties should be taken into account when interpreting the present results</w:delText>
        </w:r>
      </w:del>
      <w:r>
        <w:t>.</w:t>
      </w:r>
    </w:p>
    <w:p w14:paraId="22D76EEC" w14:textId="77777777" w:rsidR="001B1805" w:rsidRDefault="00372C4F">
      <w:pPr>
        <w:spacing w:before="360" w:line="420" w:lineRule="exact"/>
      </w:pPr>
      <w:r>
        <w:rPr>
          <w:b/>
          <w:sz w:val="42"/>
        </w:rPr>
        <w:t>Conclusions</w:t>
      </w:r>
    </w:p>
    <w:p w14:paraId="3DC72841" w14:textId="505EAE6E" w:rsidR="001B1805" w:rsidRDefault="00372C4F">
      <w:pPr>
        <w:spacing w:after="240"/>
      </w:pPr>
      <w:del w:id="601" w:author="Author" w:date="2023-09-20T08:20:00Z">
        <w:r w:rsidDel="004F6ED5">
          <w:delText xml:space="preserve">The future of natural gas grids is one of the most pressing issues in realizing energy system decarbonization at least in Europe. </w:delText>
        </w:r>
      </w:del>
      <w:r>
        <w:t>In many countries, the debate about using natural gas grids in sustainable energy systems has erupted</w:t>
      </w:r>
      <w:ins w:id="602" w:author="Author" w:date="2023-09-20T08:20:00Z">
        <w:r w:rsidR="004F6ED5">
          <w:t>, with the future of natural gas grids being one of the most pressing issues in realizing energy system decarbonization, at least in Europe</w:t>
        </w:r>
      </w:ins>
      <w:r>
        <w:t xml:space="preserve">. This paper contributes to the discussion by conducting a detailed national case study. </w:t>
      </w:r>
      <w:ins w:id="603" w:author="Author" w:date="2023-09-20T08:21:00Z">
        <w:r w:rsidR="004F6ED5">
          <w:t>While in particular, the case study is used to provide detailed insights into a well-developed gas grid with an expected significant decrease in natural gas demand and a significant increase in decentralized renewable gas generation, at the same time a</w:t>
        </w:r>
      </w:ins>
      <w:del w:id="604" w:author="Author" w:date="2023-09-20T08:21:00Z">
        <w:r w:rsidDel="004F6ED5">
          <w:delText>A</w:delText>
        </w:r>
      </w:del>
      <w:r>
        <w:t xml:space="preserve"> techno-economic analysis of the Austrian gas grid to </w:t>
      </w:r>
      <w:r>
        <w:lastRenderedPageBreak/>
        <w:t>2040 in four decarbonization scenarios is carried out.</w:t>
      </w:r>
      <w:del w:id="605" w:author="Author" w:date="2023-09-20T08:21:00Z">
        <w:r w:rsidDel="004F6ED5">
          <w:delText xml:space="preserve"> In particular, the case study is used to provide detailed insights into a well-developed gas grid with an expected significant decrease in natural gas demand and a significant increase in decentralized renewable gas generation.</w:delText>
        </w:r>
      </w:del>
      <w:bookmarkStart w:id="606" w:name="_GoBack"/>
      <w:bookmarkEnd w:id="606"/>
    </w:p>
    <w:p w14:paraId="1C601B42" w14:textId="44FA7F80" w:rsidR="001B1805" w:rsidRDefault="00372C4F">
      <w:pPr>
        <w:spacing w:after="240"/>
      </w:pPr>
      <w:r>
        <w:t xml:space="preserve">Austria's natural gas grids will shrink in the future; </w:t>
      </w:r>
      <w:ins w:id="607" w:author="Author" w:date="2023-09-17T10:28:00Z">
        <w:r w:rsidR="00752ECE">
          <w:t xml:space="preserve">the natural gas demand will likely be spatially concentrated and restricted to large consumers, such as industrial facilities, and </w:t>
        </w:r>
      </w:ins>
      <w:del w:id="608" w:author="Author" w:date="2023-09-17T10:28:00Z">
        <w:r w:rsidDel="00752ECE">
          <w:delText xml:space="preserve">how much </w:delText>
        </w:r>
      </w:del>
      <w:ins w:id="609" w:author="Author" w:date="2023-09-17T10:28:00Z">
        <w:r w:rsidR="00752ECE">
          <w:t xml:space="preserve">the level of shrinkage </w:t>
        </w:r>
      </w:ins>
      <w:r>
        <w:t>depends primarily on the level of integration of renewable gas and not on the level of demand for natural gas.</w:t>
      </w:r>
      <w:del w:id="610" w:author="Author" w:date="2023-09-17T10:28:00Z">
        <w:r w:rsidDel="00752ECE">
          <w:delText xml:space="preserve"> The natural gas demand will likely be spatially concentrated and restricted to large consumers, such as industrial facilities.</w:delText>
        </w:r>
      </w:del>
      <w:r>
        <w:t xml:space="preserve"> </w:t>
      </w:r>
      <w:del w:id="611" w:author="Author" w:date="2023-09-17T10:28:00Z">
        <w:r w:rsidDel="00FD7B9B">
          <w:delText>The domestic renewable gas generation is not. Thus, the</w:delText>
        </w:r>
      </w:del>
      <w:ins w:id="612" w:author="Author" w:date="2023-09-17T10:28:00Z">
        <w:r w:rsidR="00FD7B9B">
          <w:t>The</w:t>
        </w:r>
      </w:ins>
      <w:r>
        <w:t xml:space="preserve"> size of gas grids will be determined, on the one hand, by the quantities of domestic generation (and demand), on the other hand, by their spatial location. If an area-wide integration of domestic renewable gases into the gas grid happens, a significant increase in average grid costs and grid tariffs for the end customers must be expected. The aging of the existing gas grid and related refurbishment investments play a relatively minor role in the gas grid costs, as fixed costs mainly determine them. At the same time, off-grid solutions such as trucking and on-site storage are not competitive with the gas grid (even if the gas grid is very low</w:t>
      </w:r>
      <w:ins w:id="613" w:author="Author" w:date="2023-09-20T10:05:00Z">
        <w:r w:rsidR="0007282A">
          <w:t xml:space="preserve"> </w:t>
        </w:r>
      </w:ins>
      <w:del w:id="614" w:author="Author" w:date="2023-09-20T10:05:00Z">
        <w:r w:rsidDel="0007282A">
          <w:delText>-</w:delText>
        </w:r>
      </w:del>
      <w:r>
        <w:t>utilized).</w:t>
      </w:r>
    </w:p>
    <w:p w14:paraId="2E027E0E" w14:textId="77777777" w:rsidR="001B1805" w:rsidRDefault="00372C4F">
      <w:pPr>
        <w:spacing w:after="240"/>
      </w:pPr>
      <w:r>
        <w:t>The final finding on the increase in gas grid costs for large-scale renewable gas injection can be a starting point for further work. The questions that arise are not only who bears the high gas grid costs in such a case and what influence they have on the end customer's decision whether or not it is economical to stick with natural gas as an energy source, but also how synergies between renewable gas generators and natural gas demand can be exploited. The latter means exploring the spatial interplay of local generation and demand, for example, by forming regional renewable gas clusters. Additionally, future research should examine the need for a dedicated hydrogen grid. That is a necessary complement to the present study, as hydrogen blending is not considered, and thus, hydrogen transport takes place in a separate grid if needed.</w:t>
      </w:r>
    </w:p>
    <w:p w14:paraId="30AAB913" w14:textId="77777777" w:rsidR="001B1805" w:rsidRDefault="00372C4F">
      <w:pPr>
        <w:spacing w:before="360" w:line="420" w:lineRule="exact"/>
      </w:pPr>
      <w:r>
        <w:rPr>
          <w:b/>
          <w:sz w:val="42"/>
        </w:rPr>
        <w:t>Declaration of interests</w:t>
      </w:r>
    </w:p>
    <w:p w14:paraId="208AED83" w14:textId="77777777" w:rsidR="001B1805" w:rsidRDefault="00372C4F">
      <w:pPr>
        <w:spacing w:after="240"/>
      </w:pPr>
      <w:r>
        <w:t>None.</w:t>
      </w:r>
    </w:p>
    <w:p w14:paraId="0CC68BBE" w14:textId="77777777" w:rsidR="001B1805" w:rsidRDefault="00372C4F">
      <w:pPr>
        <w:spacing w:before="360" w:line="420" w:lineRule="exact"/>
      </w:pPr>
      <w:r>
        <w:rPr>
          <w:b/>
          <w:sz w:val="42"/>
        </w:rPr>
        <w:t>Data availability</w:t>
      </w:r>
    </w:p>
    <w:p w14:paraId="37EBA0A3" w14:textId="77777777" w:rsidR="001B1805" w:rsidRDefault="00372C4F">
      <w:pPr>
        <w:spacing w:after="240"/>
      </w:pPr>
      <w:r>
        <w:t xml:space="preserve">The original data used in this study are publicly available. The compiled dataset is published on </w:t>
      </w:r>
      <w:proofErr w:type="spellStart"/>
      <w:r>
        <w:t>Zenodo</w:t>
      </w:r>
      <w:proofErr w:type="spellEnd"/>
      <w:r>
        <w:t xml:space="preserve"> at (Link as soon as the paper has been published).</w:t>
      </w:r>
    </w:p>
    <w:p w14:paraId="657E51EC" w14:textId="77777777" w:rsidR="001B1805" w:rsidRDefault="00372C4F">
      <w:pPr>
        <w:spacing w:before="360" w:line="420" w:lineRule="exact"/>
      </w:pPr>
      <w:r>
        <w:rPr>
          <w:b/>
          <w:sz w:val="42"/>
        </w:rPr>
        <w:t>Code availability</w:t>
      </w:r>
    </w:p>
    <w:p w14:paraId="3A19BA3A" w14:textId="77777777" w:rsidR="001B1805" w:rsidRDefault="00372C4F">
      <w:pPr>
        <w:spacing w:after="240"/>
      </w:pPr>
      <w:r>
        <w:t>The code is published under an open license on GitHub at (Link as soon as the paper has been published).</w:t>
      </w:r>
    </w:p>
    <w:p w14:paraId="080A27B4" w14:textId="77777777" w:rsidR="001B1805" w:rsidRDefault="00372C4F">
      <w:pPr>
        <w:spacing w:before="360" w:line="420" w:lineRule="exact"/>
      </w:pPr>
      <w:r>
        <w:rPr>
          <w:b/>
          <w:sz w:val="42"/>
        </w:rPr>
        <w:t>Acknowledgments</w:t>
      </w:r>
    </w:p>
    <w:p w14:paraId="08A1D5B2" w14:textId="77777777" w:rsidR="001B1805" w:rsidRDefault="00372C4F">
      <w:pPr>
        <w:spacing w:after="240"/>
      </w:pPr>
      <w:r>
        <w:lastRenderedPageBreak/>
        <w:t>This work was supported by the Federal Ministry Republic of Republic Austria for Climate Action, Environment, Energy, Mobility, Innovation and Technology under the project Gas-Infra-AT-2040 ("The future role of gas infrastructure</w:t>
      </w:r>
    </w:p>
    <w:p w14:paraId="438FD512" w14:textId="77777777" w:rsidR="001B1805" w:rsidRDefault="00372C4F">
      <w:pPr>
        <w:spacing w:before="360" w:line="420" w:lineRule="exact"/>
      </w:pPr>
      <w:r>
        <w:rPr>
          <w:b/>
          <w:sz w:val="42"/>
        </w:rPr>
        <w:t>Appendix A. Gas grid parameters and empirical scaling</w:t>
      </w:r>
    </w:p>
    <w:p w14:paraId="7FEDF159" w14:textId="77777777" w:rsidR="001B1805" w:rsidRDefault="00372C4F">
      <w:pPr>
        <w:spacing w:after="240"/>
      </w:pPr>
      <w:r>
        <w:t>The economic parameters and assumptions for the gas grid (and its pipelines) and the alternative off-grid solution (trucking and on-site gas storage) are summarized in Table A.1 and Table A.2 respectively.</w:t>
      </w:r>
    </w:p>
    <w:p w14:paraId="6650CD0E" w14:textId="77777777" w:rsidR="001B1805" w:rsidRDefault="00372C4F">
      <w:pPr>
        <w:spacing w:before="360" w:line="420" w:lineRule="exact"/>
      </w:pPr>
      <w:r>
        <w:rPr>
          <w:b/>
          <w:sz w:val="42"/>
        </w:rPr>
        <w:t>Appendix B. Details on today's Austrian natural gas grid</w:t>
      </w:r>
    </w:p>
    <w:p w14:paraId="44D77750" w14:textId="77777777" w:rsidR="001B1805" w:rsidRDefault="00372C4F">
      <w:pPr>
        <w:spacing w:after="240"/>
      </w:pPr>
      <w:r>
        <w:t>A brief overview of today's Austrian gas grid is provided in the following list of bullet points. The following sources are used: [69, 74].</w:t>
      </w:r>
    </w:p>
    <w:p w14:paraId="1909211D" w14:textId="77777777" w:rsidR="001B1805" w:rsidRDefault="00372C4F">
      <w:pPr>
        <w:numPr>
          <w:ilvl w:val="0"/>
          <w:numId w:val="9"/>
        </w:numPr>
        <w:spacing w:after="240"/>
      </w:pPr>
      <w:r>
        <w:t>Developed over time (first gas pipeline linking Austria, Slovakia, and Italy in 1968);</w:t>
      </w:r>
    </w:p>
    <w:p w14:paraId="0E482257" w14:textId="05D861E2" w:rsidR="001B1805" w:rsidRDefault="00372C4F">
      <w:pPr>
        <w:numPr>
          <w:ilvl w:val="0"/>
          <w:numId w:val="9"/>
        </w:numPr>
        <w:spacing w:after="240"/>
      </w:pPr>
      <w:r>
        <w:t>Important role as a hub for transiting gas through Europe (mainly to Southern and Western Europe, but recently also vice</w:t>
      </w:r>
      <w:ins w:id="615" w:author="Author" w:date="2023-09-20T10:11:00Z">
        <w:r w:rsidR="007261A8">
          <w:t xml:space="preserve"> </w:t>
        </w:r>
      </w:ins>
      <w:del w:id="616" w:author="Author" w:date="2023-09-20T10:11:00Z">
        <w:r w:rsidDel="007261A8">
          <w:delText>-</w:delText>
        </w:r>
      </w:del>
      <w:r>
        <w:t>versa);</w:t>
      </w:r>
    </w:p>
    <w:p w14:paraId="005A1E0E" w14:textId="77777777" w:rsidR="001B1805" w:rsidRDefault="00372C4F">
      <w:pPr>
        <w:numPr>
          <w:ilvl w:val="0"/>
          <w:numId w:val="9"/>
        </w:numPr>
        <w:spacing w:after="240"/>
      </w:pPr>
      <w:r>
        <w:t xml:space="preserve">Total length of the Austrian transmission grid and distribution grid is around </w:t>
      </w:r>
      <m:oMath>
        <m:r>
          <m:rPr>
            <m:sty m:val="p"/>
          </m:rPr>
          <w:rPr>
            <w:rFonts w:ascii="Cambria Math" w:hAnsi="Cambria Math"/>
          </w:rPr>
          <m:t>2000</m:t>
        </m:r>
        <m:r>
          <m:rPr>
            <m:nor/>
          </m:rPr>
          <m:t xml:space="preserve"> </m:t>
        </m:r>
        <m:r>
          <m:rPr>
            <m:sty m:val="p"/>
          </m:rPr>
          <w:rPr>
            <w:rFonts w:ascii="Cambria Math" w:hAnsi="Cambria Math"/>
          </w:rPr>
          <m:t>km</m:t>
        </m:r>
      </m:oMath>
      <w:r>
        <w:t xml:space="preserve"> and </w:t>
      </w:r>
      <m:oMath>
        <m:r>
          <m:rPr>
            <m:sty m:val="p"/>
          </m:rPr>
          <w:rPr>
            <w:rFonts w:ascii="Cambria Math" w:hAnsi="Cambria Math"/>
          </w:rPr>
          <m:t>44,000</m:t>
        </m:r>
        <m:r>
          <m:rPr>
            <m:nor/>
          </m:rPr>
          <m:t xml:space="preserve"> </m:t>
        </m:r>
        <m:r>
          <m:rPr>
            <m:sty m:val="p"/>
          </m:rPr>
          <w:rPr>
            <w:rFonts w:ascii="Cambria Math" w:hAnsi="Cambria Math"/>
          </w:rPr>
          <m:t>km</m:t>
        </m:r>
      </m:oMath>
      <w:r>
        <w:t xml:space="preserve"> respectively;</w:t>
      </w:r>
    </w:p>
    <w:p w14:paraId="1C3FA647" w14:textId="77777777" w:rsidR="001B1805" w:rsidRDefault="00372C4F">
      <w:pPr>
        <w:numPr>
          <w:ilvl w:val="0"/>
          <w:numId w:val="9"/>
        </w:numPr>
        <w:spacing w:after="240"/>
      </w:pPr>
      <w:r>
        <w:t xml:space="preserve">Total natural gas demand in Austria per year is around </w:t>
      </w:r>
      <m:oMath>
        <m:r>
          <m:rPr>
            <m:sty m:val="p"/>
          </m:rPr>
          <w:rPr>
            <w:rFonts w:ascii="Cambria Math" w:hAnsi="Cambria Math"/>
          </w:rPr>
          <m:t>90TWh</m:t>
        </m:r>
      </m:oMath>
      <w:r>
        <w:t xml:space="preserve"> (86.4 TWh in 2022 and </w:t>
      </w:r>
      <m:oMath>
        <m:r>
          <m:rPr>
            <m:sty m:val="p"/>
          </m:rPr>
          <w:rPr>
            <w:rFonts w:ascii="Cambria Math" w:hAnsi="Cambria Math"/>
          </w:rPr>
          <m:t>94.8TWh</m:t>
        </m:r>
      </m:oMath>
      <w:r>
        <w:t xml:space="preserve"> in 2021);</w:t>
      </w:r>
    </w:p>
    <w:p w14:paraId="50DAA532" w14:textId="2473682C" w:rsidR="001B1805" w:rsidRDefault="00372C4F">
      <w:pPr>
        <w:numPr>
          <w:ilvl w:val="0"/>
          <w:numId w:val="9"/>
        </w:numPr>
        <w:spacing w:after="240"/>
      </w:pPr>
      <w:r>
        <w:t xml:space="preserve">Historically, most of Austria's gas demand has been supplied by Russia (average share of </w:t>
      </w:r>
      <m:oMath>
        <m:r>
          <m:rPr>
            <m:sty m:val="p"/>
          </m:rPr>
          <w:rPr>
            <w:rFonts w:ascii="Cambria Math" w:hAnsi="Cambria Math"/>
          </w:rPr>
          <m:t>80%</m:t>
        </m:r>
      </m:oMath>
      <w:r>
        <w:t xml:space="preserve"> over the last </w:t>
      </w:r>
      <w:ins w:id="617" w:author="Author" w:date="2023-09-20T10:25:00Z">
        <w:r w:rsidR="00AC33B5">
          <w:t>decades).</w:t>
        </w:r>
      </w:ins>
      <w:del w:id="618" w:author="Author" w:date="2023-09-20T10:25:00Z">
        <w:r w:rsidDel="00AC33B5">
          <w:delText>decades)</w:delText>
        </w:r>
      </w:del>
    </w:p>
    <w:p w14:paraId="6F004840" w14:textId="77777777" w:rsidR="001B1805" w:rsidRDefault="00372C4F">
      <w:pPr>
        <w:spacing w:after="240"/>
      </w:pPr>
      <w:r>
        <w:t>Appendix C. Spatial location of the domestic renewable gas generation and demand 2040</w:t>
      </w:r>
    </w:p>
    <w:p w14:paraId="78E0BE53" w14:textId="77777777" w:rsidR="001B1805" w:rsidRDefault="00372C4F">
      <w:pPr>
        <w:spacing w:after="240"/>
      </w:pPr>
      <w:r>
        <w:t>Figure C.1 and C.2 show the spatial location of the domestic renewable gas generation and natural gas demand in 2030, 2035, and 2040, respectively.</w:t>
      </w:r>
    </w:p>
    <w:p w14:paraId="60F278C0" w14:textId="77777777" w:rsidR="001B1805" w:rsidRDefault="00372C4F">
      <w:pPr>
        <w:spacing w:before="360" w:line="420" w:lineRule="exact"/>
      </w:pPr>
      <w:r>
        <w:rPr>
          <w:b/>
          <w:sz w:val="42"/>
        </w:rPr>
        <w:t>Appendix D. Demonstration of the economic trade-off between piped gas supply and the off-grid solution</w:t>
      </w:r>
    </w:p>
    <w:p w14:paraId="510F4EAB" w14:textId="77777777" w:rsidR="001B1805" w:rsidRDefault="00372C4F">
      <w:pPr>
        <w:jc w:val="center"/>
      </w:pPr>
      <w:r>
        <w:rPr>
          <w:noProof/>
          <w:lang w:val="en-IN" w:eastAsia="ja-JP"/>
        </w:rPr>
        <w:lastRenderedPageBreak/>
        <w:drawing>
          <wp:inline distT="0" distB="0" distL="0" distR="0" wp14:anchorId="024183E7" wp14:editId="266DE5C6">
            <wp:extent cx="5486400" cy="3798277"/>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17" name="2023_09_14_8ee7960f0775a57ed0a7g-39.jpeg"/>
                    <pic:cNvPicPr/>
                  </pic:nvPicPr>
                  <pic:blipFill>
                    <a:blip r:embed="rId24" cstate="print"/>
                    <a:srcRect/>
                    <a:stretch>
                      <a:fillRect/>
                    </a:stretch>
                  </pic:blipFill>
                  <pic:spPr>
                    <a:xfrm>
                      <a:off x="0" y="0"/>
                      <a:ext cx="5486400" cy="3798277"/>
                    </a:xfrm>
                    <a:prstGeom prst="rect">
                      <a:avLst/>
                    </a:prstGeom>
                  </pic:spPr>
                </pic:pic>
              </a:graphicData>
            </a:graphic>
          </wp:inline>
        </w:drawing>
      </w:r>
    </w:p>
    <w:p w14:paraId="5349C5B2" w14:textId="77777777" w:rsidR="001B1805" w:rsidRDefault="00372C4F">
      <w:pPr>
        <w:spacing w:after="240"/>
      </w:pPr>
      <w:r>
        <w:t>Figure C.1: Spatial location of the domestic renewable gas generation in Austria 2030, 2035, and 2040. Abbreviations: Electrification (Elec), Green Gases (GG), Decentralized Green Gases (DGG), Green Methane (GM).</w:t>
      </w:r>
      <w:r>
        <w:br/>
      </w:r>
    </w:p>
    <w:p w14:paraId="503213C2" w14:textId="77777777" w:rsidR="001B1805" w:rsidRDefault="00372C4F">
      <w:pPr>
        <w:jc w:val="center"/>
      </w:pPr>
      <w:r>
        <w:rPr>
          <w:noProof/>
          <w:lang w:val="en-IN" w:eastAsia="ja-JP"/>
        </w:rPr>
        <w:lastRenderedPageBreak/>
        <w:drawing>
          <wp:inline distT="0" distB="0" distL="0" distR="0" wp14:anchorId="6114A0E4" wp14:editId="6F6D3200">
            <wp:extent cx="5486400" cy="3781303"/>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8" name="image-eec490b70845b8a8a31a6ba604d2d2db2fac3d8a.jpeg"/>
                    <pic:cNvPicPr/>
                  </pic:nvPicPr>
                  <pic:blipFill>
                    <a:blip r:embed="rId25" cstate="print"/>
                    <a:srcRect/>
                    <a:stretch>
                      <a:fillRect/>
                    </a:stretch>
                  </pic:blipFill>
                  <pic:spPr>
                    <a:xfrm>
                      <a:off x="0" y="0"/>
                      <a:ext cx="5486400" cy="3781303"/>
                    </a:xfrm>
                    <a:prstGeom prst="rect">
                      <a:avLst/>
                    </a:prstGeom>
                  </pic:spPr>
                </pic:pic>
              </a:graphicData>
            </a:graphic>
          </wp:inline>
        </w:drawing>
      </w:r>
    </w:p>
    <w:p w14:paraId="2C2CC801" w14:textId="77777777" w:rsidR="001B1805" w:rsidRDefault="00372C4F">
      <w:pPr>
        <w:spacing w:after="240"/>
      </w:pPr>
      <w:r>
        <w:t>Figure C.2: Spatial location of the natural gas demand in Austria 2030, 2035, and 2040. Abbreviations: Electrification (Elec), Green Gases (GG), Decentralized Green Gases (DGG), Green Methane (GM).</w:t>
      </w:r>
    </w:p>
    <w:tbl>
      <w:tblPr>
        <w:tblW w:w="0" w:type="auto"/>
        <w:jc w:val="center"/>
        <w:tblCellSpacing w:w="0" w:type="dxa"/>
        <w:tblCellMar>
          <w:top w:w="80" w:type="dxa"/>
          <w:left w:w="160" w:type="dxa"/>
          <w:bottom w:w="80" w:type="dxa"/>
          <w:right w:w="160" w:type="dxa"/>
        </w:tblCellMar>
        <w:tblLook w:val="0000" w:firstRow="0" w:lastRow="0" w:firstColumn="0" w:lastColumn="0" w:noHBand="0" w:noVBand="0"/>
      </w:tblPr>
      <w:tblGrid>
        <w:gridCol w:w="1705"/>
        <w:gridCol w:w="2114"/>
        <w:gridCol w:w="2074"/>
        <w:gridCol w:w="2727"/>
      </w:tblGrid>
      <w:tr w:rsidR="001B1805" w14:paraId="2BC79C1F" w14:textId="77777777">
        <w:trPr>
          <w:cantSplit/>
          <w:tblCellSpacing w:w="0" w:type="dxa"/>
          <w:jc w:val="center"/>
        </w:trPr>
        <w:tc>
          <w:tcPr>
            <w:tcW w:w="0" w:type="auto"/>
            <w:tcBorders>
              <w:top w:val="single" w:sz="8" w:space="0" w:color="000000"/>
              <w:left w:val="single" w:sz="8" w:space="0" w:color="000000"/>
              <w:bottom w:val="single" w:sz="8" w:space="0" w:color="000000"/>
              <w:right w:val="single" w:sz="8" w:space="0" w:color="000000"/>
            </w:tcBorders>
            <w:vAlign w:val="center"/>
          </w:tcPr>
          <w:p w14:paraId="4D018FA0" w14:textId="77777777" w:rsidR="001B1805" w:rsidRDefault="00497247">
            <w:pPr>
              <w:jc w:val="center"/>
            </w:pPr>
            <m:oMathPara>
              <m:oMathParaPr>
                <m:jc m:val="center"/>
              </m:oMathParaPr>
              <m:oMath>
                <m:m>
                  <m:mPr>
                    <m:plcHide m:val="1"/>
                    <m:mcs>
                      <m:mc>
                        <m:mcPr>
                          <m:count m:val="1"/>
                          <m:mcJc m:val="left"/>
                        </m:mcPr>
                      </m:mc>
                    </m:mcs>
                    <m:ctrlPr>
                      <w:rPr>
                        <w:rFonts w:ascii="Cambria Math" w:hAnsi="Cambria Math"/>
                        <w:i/>
                      </w:rPr>
                    </m:ctrlPr>
                  </m:mPr>
                  <m:mr>
                    <m:e>
                      <m:r>
                        <m:rPr>
                          <m:nor/>
                        </m:rPr>
                        <m:t> </m:t>
                      </m:r>
                      <m:r>
                        <m:rPr>
                          <m:nor/>
                        </m:rPr>
                        <m:t>Investment</m:t>
                      </m:r>
                      <m:r>
                        <m:rPr>
                          <m:nor/>
                        </m:rPr>
                        <m:t> </m:t>
                      </m:r>
                    </m:e>
                  </m:mr>
                  <m:mr>
                    <m:e>
                      <m:r>
                        <m:rPr>
                          <m:nor/>
                        </m:rPr>
                        <m:t> </m:t>
                      </m:r>
                      <m:r>
                        <m:rPr>
                          <m:nor/>
                        </m:rPr>
                        <m:t>costs</m:t>
                      </m:r>
                      <m:r>
                        <m:rPr>
                          <m:nor/>
                        </m:rPr>
                        <m:t> </m:t>
                      </m:r>
                    </m:e>
                  </m:mr>
                </m:m>
              </m:oMath>
            </m:oMathPara>
          </w:p>
        </w:tc>
        <w:tc>
          <w:tcPr>
            <w:tcW w:w="0" w:type="auto"/>
            <w:tcBorders>
              <w:top w:val="single" w:sz="8" w:space="0" w:color="000000"/>
              <w:bottom w:val="single" w:sz="8" w:space="0" w:color="000000"/>
              <w:right w:val="single" w:sz="8" w:space="0" w:color="000000"/>
            </w:tcBorders>
            <w:vAlign w:val="center"/>
          </w:tcPr>
          <w:p w14:paraId="4FEFCEFB" w14:textId="77777777" w:rsidR="001B1805" w:rsidRDefault="00497247">
            <w:pPr>
              <w:jc w:val="center"/>
            </w:pPr>
            <m:oMathPara>
              <m:oMathParaPr>
                <m:jc m:val="center"/>
              </m:oMathParaPr>
              <m:oMath>
                <m:m>
                  <m:mPr>
                    <m:plcHide m:val="1"/>
                    <m:mcs>
                      <m:mc>
                        <m:mcPr>
                          <m:count m:val="1"/>
                          <m:mcJc m:val="left"/>
                        </m:mcPr>
                      </m:mc>
                    </m:mcs>
                    <m:ctrlPr>
                      <w:rPr>
                        <w:rFonts w:ascii="Cambria Math" w:hAnsi="Cambria Math"/>
                        <w:i/>
                      </w:rPr>
                    </m:ctrlPr>
                  </m:mPr>
                  <m:mr>
                    <m:e>
                      <m:r>
                        <m:rPr>
                          <m:nor/>
                        </m:rPr>
                        <m:t> </m:t>
                      </m:r>
                      <m:r>
                        <m:rPr>
                          <m:nor/>
                        </m:rPr>
                        <m:t>Pipeline</m:t>
                      </m:r>
                      <m:r>
                        <m:rPr>
                          <m:nor/>
                        </m:rPr>
                        <m:t> </m:t>
                      </m:r>
                    </m:e>
                  </m:mr>
                  <m:mr>
                    <m:e>
                      <m:r>
                        <m:rPr>
                          <m:nor/>
                        </m:rPr>
                        <m:t> </m:t>
                      </m:r>
                      <m:r>
                        <m:rPr>
                          <m:nor/>
                        </m:rPr>
                        <m:t>(Transmission)</m:t>
                      </m:r>
                      <m:r>
                        <m:rPr>
                          <m:nor/>
                        </m:rPr>
                        <m:t> </m:t>
                      </m:r>
                    </m:e>
                  </m:mr>
                </m:m>
              </m:oMath>
            </m:oMathPara>
          </w:p>
        </w:tc>
        <w:tc>
          <w:tcPr>
            <w:tcW w:w="0" w:type="auto"/>
            <w:tcBorders>
              <w:top w:val="single" w:sz="8" w:space="0" w:color="000000"/>
              <w:bottom w:val="single" w:sz="8" w:space="0" w:color="000000"/>
              <w:right w:val="single" w:sz="8" w:space="0" w:color="000000"/>
            </w:tcBorders>
            <w:vAlign w:val="center"/>
          </w:tcPr>
          <w:p w14:paraId="3DE45591" w14:textId="77777777" w:rsidR="001B1805" w:rsidRDefault="00497247">
            <w:pPr>
              <w:jc w:val="center"/>
            </w:pPr>
            <m:oMathPara>
              <m:oMathParaPr>
                <m:jc m:val="center"/>
              </m:oMathParaPr>
              <m:oMath>
                <m:m>
                  <m:mPr>
                    <m:plcHide m:val="1"/>
                    <m:mcs>
                      <m:mc>
                        <m:mcPr>
                          <m:count m:val="1"/>
                          <m:mcJc m:val="left"/>
                        </m:mcPr>
                      </m:mc>
                    </m:mcs>
                    <m:ctrlPr>
                      <w:rPr>
                        <w:rFonts w:ascii="Cambria Math" w:hAnsi="Cambria Math"/>
                        <w:i/>
                      </w:rPr>
                    </m:ctrlPr>
                  </m:mPr>
                  <m:mr>
                    <m:e>
                      <m:r>
                        <m:rPr>
                          <m:sty m:val="p"/>
                        </m:rPr>
                        <w:rPr>
                          <w:rFonts w:ascii="Cambria Math" w:hAnsi="Cambria Math"/>
                        </w:rPr>
                        <m:t>120EUR/MW/km</m:t>
                      </m:r>
                    </m:e>
                  </m:mr>
                  <m:mr>
                    <m:e>
                      <m:r>
                        <m:rPr>
                          <m:nor/>
                        </m:rPr>
                        <m:t> </m:t>
                      </m:r>
                      <m:r>
                        <m:rPr>
                          <m:nor/>
                        </m:rPr>
                        <m:t>and</m:t>
                      </m:r>
                      <m:r>
                        <m:rPr>
                          <m:nor/>
                        </m:rPr>
                        <m:t> </m:t>
                      </m:r>
                      <m:r>
                        <m:rPr>
                          <m:sty m:val="p"/>
                        </m:rPr>
                        <w:rPr>
                          <w:rFonts w:ascii="Cambria Math" w:hAnsi="Cambria Math"/>
                        </w:rPr>
                        <m:t>2200EUR/m</m:t>
                      </m:r>
                    </m:e>
                  </m:mr>
                </m:m>
              </m:oMath>
            </m:oMathPara>
          </w:p>
        </w:tc>
        <w:tc>
          <w:tcPr>
            <w:tcW w:w="0" w:type="auto"/>
            <w:tcBorders>
              <w:top w:val="single" w:sz="8" w:space="0" w:color="000000"/>
              <w:bottom w:val="single" w:sz="8" w:space="0" w:color="000000"/>
              <w:right w:val="single" w:sz="8" w:space="0" w:color="000000"/>
            </w:tcBorders>
            <w:vAlign w:val="center"/>
          </w:tcPr>
          <w:p w14:paraId="7BB3621B" w14:textId="77777777" w:rsidR="001B1805" w:rsidRDefault="00497247">
            <w:pPr>
              <w:jc w:val="center"/>
            </w:pPr>
            <m:oMathPara>
              <m:oMathParaPr>
                <m:jc m:val="center"/>
              </m:oMathParaPr>
              <m:oMath>
                <m:m>
                  <m:mPr>
                    <m:plcHide m:val="1"/>
                    <m:mcs>
                      <m:mc>
                        <m:mcPr>
                          <m:count m:val="1"/>
                          <m:mcJc m:val="left"/>
                        </m:mcPr>
                      </m:mc>
                    </m:mcs>
                    <m:ctrlPr>
                      <w:rPr>
                        <w:rFonts w:ascii="Cambria Math" w:hAnsi="Cambria Math"/>
                        <w:i/>
                      </w:rPr>
                    </m:ctrlPr>
                  </m:mPr>
                  <m:mr>
                    <m:e>
                      <m:r>
                        <m:rPr>
                          <m:nor/>
                        </m:rPr>
                        <m:t> </m:t>
                      </m:r>
                      <m:r>
                        <m:rPr>
                          <m:nor/>
                        </m:rPr>
                        <m:t>DN1000; average</m:t>
                      </m:r>
                      <m:r>
                        <m:rPr>
                          <m:nor/>
                        </m:rPr>
                        <m:t> </m:t>
                      </m:r>
                    </m:e>
                  </m:mr>
                  <m:mr>
                    <m:e>
                      <m:r>
                        <m:rPr>
                          <m:nor/>
                        </m:rPr>
                        <m:t> </m:t>
                      </m:r>
                      <m:r>
                        <m:rPr>
                          <m:nor/>
                        </m:rPr>
                        <m:t>operating pressure</m:t>
                      </m:r>
                      <m:r>
                        <m:rPr>
                          <m:nor/>
                        </m:rPr>
                        <m:t> </m:t>
                      </m:r>
                    </m:e>
                  </m:mr>
                  <m:mr>
                    <m:e>
                      <m:r>
                        <m:rPr>
                          <m:nor/>
                        </m:rPr>
                        <m:t> </m:t>
                      </m:r>
                      <m:r>
                        <m:rPr>
                          <m:nor/>
                        </m:rPr>
                        <m:t>approx.</m:t>
                      </m:r>
                      <m:r>
                        <m:rPr>
                          <m:nor/>
                        </m:rPr>
                        <m:t> </m:t>
                      </m:r>
                      <m:r>
                        <m:rPr>
                          <m:sty m:val="p"/>
                        </m:rPr>
                        <w:rPr>
                          <w:rFonts w:ascii="Cambria Math" w:hAnsi="Cambria Math"/>
                        </w:rPr>
                        <m:t>55</m:t>
                      </m:r>
                      <m:r>
                        <m:rPr>
                          <m:nor/>
                        </m:rPr>
                        <m:t> </m:t>
                      </m:r>
                      <m:r>
                        <m:rPr>
                          <m:nor/>
                        </m:rPr>
                        <m:t>bar; Gas flow</m:t>
                      </m:r>
                      <m:r>
                        <m:rPr>
                          <m:nor/>
                        </m:rPr>
                        <m:t> </m:t>
                      </m:r>
                    </m:e>
                  </m:mr>
                  <m:mr>
                    <m:e>
                      <m:r>
                        <m:rPr>
                          <m:nor/>
                        </m:rPr>
                        <m:t> </m:t>
                      </m:r>
                      <m:r>
                        <m:rPr>
                          <m:nor/>
                        </m:rPr>
                        <m:t>velocity approx.</m:t>
                      </m:r>
                      <m:r>
                        <m:rPr>
                          <m:nor/>
                        </m:rPr>
                        <m:t> </m:t>
                      </m:r>
                      <m:r>
                        <m:rPr>
                          <m:sty m:val="p"/>
                        </m:rPr>
                        <w:rPr>
                          <w:rFonts w:ascii="Cambria Math" w:hAnsi="Cambria Math"/>
                        </w:rPr>
                        <m:t>10</m:t>
                      </m:r>
                      <m:r>
                        <m:rPr>
                          <m:nor/>
                        </m:rPr>
                        <m:t xml:space="preserve"> </m:t>
                      </m:r>
                      <m:r>
                        <m:rPr>
                          <m:sty m:val="p"/>
                        </m:rPr>
                        <w:rPr>
                          <w:rFonts w:ascii="Cambria Math" w:hAnsi="Cambria Math"/>
                        </w:rPr>
                        <m:t>m/s</m:t>
                      </m:r>
                    </m:e>
                  </m:mr>
                </m:m>
              </m:oMath>
            </m:oMathPara>
          </w:p>
        </w:tc>
      </w:tr>
      <w:tr w:rsidR="001B1805" w14:paraId="4E0B3180"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23BD23E9" w14:textId="77777777" w:rsidR="001B1805" w:rsidRDefault="00497247">
            <w:pPr>
              <w:jc w:val="center"/>
            </w:pPr>
            <m:oMathPara>
              <m:oMathParaPr>
                <m:jc m:val="center"/>
              </m:oMathParaPr>
              <m:oMath>
                <m:m>
                  <m:mPr>
                    <m:plcHide m:val="1"/>
                    <m:mcs>
                      <m:mc>
                        <m:mcPr>
                          <m:count m:val="1"/>
                          <m:mcJc m:val="left"/>
                        </m:mcPr>
                      </m:mc>
                    </m:mcs>
                    <m:ctrlPr>
                      <w:rPr>
                        <w:rFonts w:ascii="Cambria Math" w:hAnsi="Cambria Math"/>
                        <w:i/>
                      </w:rPr>
                    </m:ctrlPr>
                  </m:mPr>
                  <m:mr>
                    <m:e>
                      <m:r>
                        <m:rPr>
                          <m:nor/>
                        </m:rPr>
                        <m:t> </m:t>
                      </m:r>
                      <m:r>
                        <m:rPr>
                          <m:nor/>
                        </m:rPr>
                        <m:t>Investment</m:t>
                      </m:r>
                      <m:r>
                        <m:rPr>
                          <m:nor/>
                        </m:rPr>
                        <m:t> </m:t>
                      </m:r>
                    </m:e>
                  </m:mr>
                  <m:mr>
                    <m:e>
                      <m:r>
                        <m:rPr>
                          <m:nor/>
                        </m:rPr>
                        <m:t> </m:t>
                      </m:r>
                      <m:r>
                        <m:rPr>
                          <m:nor/>
                        </m:rPr>
                        <m:t>costs</m:t>
                      </m:r>
                      <m:r>
                        <m:rPr>
                          <m:nor/>
                        </m:rPr>
                        <m:t> </m:t>
                      </m:r>
                    </m:e>
                  </m:mr>
                </m:m>
              </m:oMath>
            </m:oMathPara>
          </w:p>
        </w:tc>
        <w:tc>
          <w:tcPr>
            <w:tcW w:w="0" w:type="auto"/>
            <w:tcBorders>
              <w:bottom w:val="single" w:sz="8" w:space="0" w:color="000000"/>
              <w:right w:val="single" w:sz="8" w:space="0" w:color="000000"/>
            </w:tcBorders>
            <w:vAlign w:val="center"/>
          </w:tcPr>
          <w:p w14:paraId="2A176289" w14:textId="77777777" w:rsidR="001B1805" w:rsidRDefault="00497247">
            <w:pPr>
              <w:jc w:val="center"/>
            </w:pPr>
            <m:oMathPara>
              <m:oMathParaPr>
                <m:jc m:val="center"/>
              </m:oMathParaPr>
              <m:oMath>
                <m:m>
                  <m:mPr>
                    <m:plcHide m:val="1"/>
                    <m:mcs>
                      <m:mc>
                        <m:mcPr>
                          <m:count m:val="1"/>
                          <m:mcJc m:val="left"/>
                        </m:mcPr>
                      </m:mc>
                    </m:mcs>
                    <m:ctrlPr>
                      <w:rPr>
                        <w:rFonts w:ascii="Cambria Math" w:hAnsi="Cambria Math"/>
                        <w:i/>
                      </w:rPr>
                    </m:ctrlPr>
                  </m:mPr>
                  <m:mr>
                    <m:e>
                      <m:r>
                        <m:rPr>
                          <m:nor/>
                        </m:rPr>
                        <m:t> </m:t>
                      </m:r>
                      <m:r>
                        <m:rPr>
                          <m:nor/>
                        </m:rPr>
                        <m:t>Pipeline</m:t>
                      </m:r>
                      <m:r>
                        <m:rPr>
                          <m:nor/>
                        </m:rPr>
                        <m:t> </m:t>
                      </m:r>
                    </m:e>
                  </m:mr>
                  <m:mr>
                    <m:e>
                      <m:r>
                        <m:rPr>
                          <m:nor/>
                        </m:rPr>
                        <m:t> </m:t>
                      </m:r>
                      <m:r>
                        <m:rPr>
                          <m:nor/>
                        </m:rPr>
                        <m:t>(High-Pressure)</m:t>
                      </m:r>
                      <m:r>
                        <m:rPr>
                          <m:nor/>
                        </m:rPr>
                        <m:t> </m:t>
                      </m:r>
                    </m:e>
                  </m:mr>
                </m:m>
              </m:oMath>
            </m:oMathPara>
          </w:p>
        </w:tc>
        <w:tc>
          <w:tcPr>
            <w:tcW w:w="0" w:type="auto"/>
            <w:tcBorders>
              <w:bottom w:val="single" w:sz="8" w:space="0" w:color="000000"/>
              <w:right w:val="single" w:sz="8" w:space="0" w:color="000000"/>
            </w:tcBorders>
            <w:vAlign w:val="center"/>
          </w:tcPr>
          <w:p w14:paraId="5E2BE0C8" w14:textId="77777777" w:rsidR="001B1805" w:rsidRDefault="00497247">
            <w:pPr>
              <w:jc w:val="center"/>
            </w:pPr>
            <m:oMathPara>
              <m:oMathParaPr>
                <m:jc m:val="center"/>
              </m:oMathParaPr>
              <m:oMath>
                <m:m>
                  <m:mPr>
                    <m:plcHide m:val="1"/>
                    <m:mcs>
                      <m:mc>
                        <m:mcPr>
                          <m:count m:val="1"/>
                          <m:mcJc m:val="left"/>
                        </m:mcPr>
                      </m:mc>
                    </m:mcs>
                    <m:ctrlPr>
                      <w:rPr>
                        <w:rFonts w:ascii="Cambria Math" w:hAnsi="Cambria Math"/>
                        <w:i/>
                      </w:rPr>
                    </m:ctrlPr>
                  </m:mPr>
                  <m:mr>
                    <m:e>
                      <m:r>
                        <m:rPr>
                          <m:sty m:val="p"/>
                        </m:rPr>
                        <w:rPr>
                          <w:rFonts w:ascii="Cambria Math" w:hAnsi="Cambria Math"/>
                        </w:rPr>
                        <m:t>170EUR/MW/km</m:t>
                      </m:r>
                    </m:e>
                  </m:mr>
                  <m:mr>
                    <m:e>
                      <m:r>
                        <m:rPr>
                          <m:nor/>
                        </m:rPr>
                        <m:t> </m:t>
                      </m:r>
                      <m:r>
                        <m:rPr>
                          <m:nor/>
                        </m:rPr>
                        <m:t>and</m:t>
                      </m:r>
                      <m:r>
                        <m:rPr>
                          <m:nor/>
                        </m:rPr>
                        <m:t> </m:t>
                      </m:r>
                      <m:r>
                        <m:rPr>
                          <m:sty m:val="p"/>
                        </m:rPr>
                        <w:rPr>
                          <w:rFonts w:ascii="Cambria Math" w:hAnsi="Cambria Math"/>
                        </w:rPr>
                        <m:t>1590EUR/m</m:t>
                      </m:r>
                    </m:e>
                  </m:mr>
                </m:m>
              </m:oMath>
            </m:oMathPara>
          </w:p>
        </w:tc>
        <w:tc>
          <w:tcPr>
            <w:tcW w:w="0" w:type="auto"/>
            <w:tcBorders>
              <w:bottom w:val="single" w:sz="8" w:space="0" w:color="000000"/>
              <w:right w:val="single" w:sz="8" w:space="0" w:color="000000"/>
            </w:tcBorders>
            <w:vAlign w:val="center"/>
          </w:tcPr>
          <w:p w14:paraId="545B4FA4" w14:textId="77777777" w:rsidR="001B1805" w:rsidRDefault="00497247">
            <w:pPr>
              <w:jc w:val="center"/>
            </w:pPr>
            <m:oMathPara>
              <m:oMathParaPr>
                <m:jc m:val="center"/>
              </m:oMathParaPr>
              <m:oMath>
                <m:m>
                  <m:mPr>
                    <m:plcHide m:val="1"/>
                    <m:mcs>
                      <m:mc>
                        <m:mcPr>
                          <m:count m:val="1"/>
                          <m:mcJc m:val="left"/>
                        </m:mcPr>
                      </m:mc>
                    </m:mcs>
                    <m:ctrlPr>
                      <w:rPr>
                        <w:rFonts w:ascii="Cambria Math" w:hAnsi="Cambria Math"/>
                        <w:i/>
                      </w:rPr>
                    </m:ctrlPr>
                  </m:mPr>
                  <m:mr>
                    <m:e>
                      <m:r>
                        <m:rPr>
                          <m:nor/>
                        </m:rPr>
                        <m:t> </m:t>
                      </m:r>
                      <m:r>
                        <m:rPr>
                          <m:nor/>
                        </m:rPr>
                        <m:t>DN800; average</m:t>
                      </m:r>
                      <m:r>
                        <m:rPr>
                          <m:nor/>
                        </m:rPr>
                        <m:t> </m:t>
                      </m:r>
                    </m:e>
                  </m:mr>
                  <m:mr>
                    <m:e>
                      <m:r>
                        <m:rPr>
                          <m:nor/>
                        </m:rPr>
                        <m:t> </m:t>
                      </m:r>
                      <m:r>
                        <m:rPr>
                          <m:nor/>
                        </m:rPr>
                        <m:t>operating pressure</m:t>
                      </m:r>
                      <m:r>
                        <m:rPr>
                          <m:nor/>
                        </m:rPr>
                        <m:t> </m:t>
                      </m:r>
                    </m:e>
                  </m:mr>
                  <m:mr>
                    <m:e>
                      <m:r>
                        <m:rPr>
                          <m:nor/>
                        </m:rPr>
                        <m:t> </m:t>
                      </m:r>
                      <m:r>
                        <m:rPr>
                          <m:nor/>
                        </m:rPr>
                        <m:t>approx.</m:t>
                      </m:r>
                      <m:r>
                        <m:rPr>
                          <m:nor/>
                        </m:rPr>
                        <m:t> </m:t>
                      </m:r>
                      <m:r>
                        <m:rPr>
                          <m:sty m:val="p"/>
                        </m:rPr>
                        <w:rPr>
                          <w:rFonts w:ascii="Cambria Math" w:hAnsi="Cambria Math"/>
                        </w:rPr>
                        <m:t>55</m:t>
                      </m:r>
                      <m:r>
                        <m:rPr>
                          <m:nor/>
                        </m:rPr>
                        <m:t> </m:t>
                      </m:r>
                      <m:r>
                        <m:rPr>
                          <m:nor/>
                        </m:rPr>
                        <m:t>bar; Gas flow</m:t>
                      </m:r>
                      <m:r>
                        <m:rPr>
                          <m:nor/>
                        </m:rPr>
                        <m:t> </m:t>
                      </m:r>
                    </m:e>
                  </m:mr>
                  <m:mr>
                    <m:e>
                      <m:r>
                        <m:rPr>
                          <m:nor/>
                        </m:rPr>
                        <m:t> </m:t>
                      </m:r>
                      <m:r>
                        <m:rPr>
                          <m:nor/>
                        </m:rPr>
                        <m:t>velocity approx.</m:t>
                      </m:r>
                      <m:r>
                        <m:rPr>
                          <m:nor/>
                        </m:rPr>
                        <m:t> </m:t>
                      </m:r>
                      <m:r>
                        <m:rPr>
                          <m:sty m:val="p"/>
                        </m:rPr>
                        <w:rPr>
                          <w:rFonts w:ascii="Cambria Math" w:hAnsi="Cambria Math"/>
                        </w:rPr>
                        <m:t>9</m:t>
                      </m:r>
                      <m:r>
                        <m:rPr>
                          <m:nor/>
                        </m:rPr>
                        <m:t xml:space="preserve"> </m:t>
                      </m:r>
                      <m:r>
                        <m:rPr>
                          <m:sty m:val="p"/>
                        </m:rPr>
                        <w:rPr>
                          <w:rFonts w:ascii="Cambria Math" w:hAnsi="Cambria Math"/>
                        </w:rPr>
                        <m:t>m/s</m:t>
                      </m:r>
                      <m:r>
                        <m:rPr>
                          <m:nor/>
                        </m:rPr>
                        <m:t>;</m:t>
                      </m:r>
                      <m:r>
                        <m:rPr>
                          <m:nor/>
                        </m:rPr>
                        <m:t> </m:t>
                      </m:r>
                    </m:e>
                  </m:mr>
                  <m:mr>
                    <m:e>
                      <m:r>
                        <m:rPr>
                          <m:nor/>
                        </m:rPr>
                        <m:t> </m:t>
                      </m:r>
                      <m:r>
                        <m:rPr>
                          <m:nor/>
                        </m:rPr>
                        <m:t>Length</m:t>
                      </m:r>
                      <m:r>
                        <m:rPr>
                          <m:nor/>
                        </m:rPr>
                        <m:t> </m:t>
                      </m:r>
                      <m:r>
                        <m:rPr>
                          <m:sty m:val="p"/>
                        </m:rPr>
                        <w:rPr>
                          <w:rFonts w:ascii="Cambria Math" w:hAnsi="Cambria Math"/>
                        </w:rPr>
                        <m:t>150</m:t>
                      </m:r>
                      <m:r>
                        <m:rPr>
                          <m:nor/>
                        </m:rPr>
                        <m:t xml:space="preserve"> </m:t>
                      </m:r>
                      <m:r>
                        <m:rPr>
                          <m:sty m:val="p"/>
                        </m:rPr>
                        <w:rPr>
                          <w:rFonts w:ascii="Cambria Math" w:hAnsi="Cambria Math"/>
                        </w:rPr>
                        <m:t>km</m:t>
                      </m:r>
                    </m:e>
                  </m:mr>
                </m:m>
              </m:oMath>
            </m:oMathPara>
          </w:p>
        </w:tc>
      </w:tr>
      <w:tr w:rsidR="001B1805" w14:paraId="784522BB"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1E76DD0F" w14:textId="77777777" w:rsidR="001B1805" w:rsidRDefault="00497247">
            <w:pPr>
              <w:jc w:val="center"/>
            </w:pPr>
            <m:oMathPara>
              <m:oMathParaPr>
                <m:jc m:val="center"/>
              </m:oMathParaPr>
              <m:oMath>
                <m:m>
                  <m:mPr>
                    <m:plcHide m:val="1"/>
                    <m:mcs>
                      <m:mc>
                        <m:mcPr>
                          <m:count m:val="1"/>
                          <m:mcJc m:val="left"/>
                        </m:mcPr>
                      </m:mc>
                    </m:mcs>
                    <m:ctrlPr>
                      <w:rPr>
                        <w:rFonts w:ascii="Cambria Math" w:hAnsi="Cambria Math"/>
                        <w:i/>
                      </w:rPr>
                    </m:ctrlPr>
                  </m:mPr>
                  <m:mr>
                    <m:e>
                      <m:r>
                        <m:rPr>
                          <m:nor/>
                        </m:rPr>
                        <m:t> </m:t>
                      </m:r>
                      <m:r>
                        <m:rPr>
                          <m:nor/>
                        </m:rPr>
                        <m:t>Investment</m:t>
                      </m:r>
                      <m:r>
                        <m:rPr>
                          <m:nor/>
                        </m:rPr>
                        <m:t> </m:t>
                      </m:r>
                    </m:e>
                  </m:mr>
                  <m:mr>
                    <m:e>
                      <m:r>
                        <m:rPr>
                          <m:nor/>
                        </m:rPr>
                        <m:t> </m:t>
                      </m:r>
                      <m:r>
                        <m:rPr>
                          <m:nor/>
                        </m:rPr>
                        <m:t>costs</m:t>
                      </m:r>
                      <m:r>
                        <m:rPr>
                          <m:nor/>
                        </m:rPr>
                        <m:t> </m:t>
                      </m:r>
                    </m:e>
                  </m:mr>
                </m:m>
              </m:oMath>
            </m:oMathPara>
          </w:p>
        </w:tc>
        <w:tc>
          <w:tcPr>
            <w:tcW w:w="0" w:type="auto"/>
            <w:tcBorders>
              <w:bottom w:val="single" w:sz="8" w:space="0" w:color="000000"/>
              <w:right w:val="single" w:sz="8" w:space="0" w:color="000000"/>
            </w:tcBorders>
            <w:vAlign w:val="center"/>
          </w:tcPr>
          <w:p w14:paraId="510B4EF5" w14:textId="77777777" w:rsidR="001B1805" w:rsidRDefault="00497247">
            <w:pPr>
              <w:jc w:val="center"/>
            </w:pPr>
            <m:oMathPara>
              <m:oMathParaPr>
                <m:jc m:val="center"/>
              </m:oMathParaPr>
              <m:oMath>
                <m:m>
                  <m:mPr>
                    <m:plcHide m:val="1"/>
                    <m:mcs>
                      <m:mc>
                        <m:mcPr>
                          <m:count m:val="1"/>
                          <m:mcJc m:val="left"/>
                        </m:mcPr>
                      </m:mc>
                    </m:mcs>
                    <m:ctrlPr>
                      <w:rPr>
                        <w:rFonts w:ascii="Cambria Math" w:hAnsi="Cambria Math"/>
                        <w:i/>
                      </w:rPr>
                    </m:ctrlPr>
                  </m:mPr>
                  <m:mr>
                    <m:e>
                      <m:r>
                        <m:rPr>
                          <m:nor/>
                        </m:rPr>
                        <m:t> </m:t>
                      </m:r>
                      <m:r>
                        <m:rPr>
                          <m:nor/>
                        </m:rPr>
                        <m:t>Pipeline</m:t>
                      </m:r>
                      <m:r>
                        <m:rPr>
                          <m:nor/>
                        </m:rPr>
                        <m:t> </m:t>
                      </m:r>
                    </m:e>
                  </m:mr>
                  <m:mr>
                    <m:e>
                      <m:r>
                        <m:rPr>
                          <m:nor/>
                        </m:rPr>
                        <m:t> </m:t>
                      </m:r>
                      <m:r>
                        <m:rPr>
                          <m:nor/>
                        </m:rPr>
                        <m:t>(Mid-Pressure)</m:t>
                      </m:r>
                      <m:r>
                        <m:rPr>
                          <m:nor/>
                        </m:rPr>
                        <m:t> </m:t>
                      </m:r>
                    </m:e>
                  </m:mr>
                </m:m>
              </m:oMath>
            </m:oMathPara>
          </w:p>
        </w:tc>
        <w:tc>
          <w:tcPr>
            <w:tcW w:w="0" w:type="auto"/>
            <w:tcBorders>
              <w:bottom w:val="single" w:sz="8" w:space="0" w:color="000000"/>
              <w:right w:val="single" w:sz="8" w:space="0" w:color="000000"/>
            </w:tcBorders>
            <w:vAlign w:val="center"/>
          </w:tcPr>
          <w:p w14:paraId="39E0E3EC" w14:textId="77777777" w:rsidR="001B1805" w:rsidRDefault="00497247">
            <w:pPr>
              <w:jc w:val="center"/>
            </w:pPr>
            <m:oMathPara>
              <m:oMathParaPr>
                <m:jc m:val="center"/>
              </m:oMathParaPr>
              <m:oMath>
                <m:m>
                  <m:mPr>
                    <m:plcHide m:val="1"/>
                    <m:mcs>
                      <m:mc>
                        <m:mcPr>
                          <m:count m:val="1"/>
                          <m:mcJc m:val="left"/>
                        </m:mcPr>
                      </m:mc>
                    </m:mcs>
                    <m:ctrlPr>
                      <w:rPr>
                        <w:rFonts w:ascii="Cambria Math" w:hAnsi="Cambria Math"/>
                        <w:i/>
                      </w:rPr>
                    </m:ctrlPr>
                  </m:mPr>
                  <m:mr>
                    <m:e>
                      <m:r>
                        <m:rPr>
                          <m:sty m:val="p"/>
                        </m:rPr>
                        <w:rPr>
                          <w:rFonts w:ascii="Cambria Math" w:hAnsi="Cambria Math"/>
                        </w:rPr>
                        <m:t>2135EUR/MW/km</m:t>
                      </m:r>
                    </m:e>
                  </m:mr>
                  <m:mr>
                    <m:e>
                      <m:r>
                        <m:rPr>
                          <m:nor/>
                        </m:rPr>
                        <m:t> </m:t>
                      </m:r>
                      <m:r>
                        <m:rPr>
                          <m:nor/>
                        </m:rPr>
                        <m:t>and</m:t>
                      </m:r>
                      <m:r>
                        <m:rPr>
                          <m:nor/>
                        </m:rPr>
                        <m:t> </m:t>
                      </m:r>
                      <m:r>
                        <m:rPr>
                          <m:sty m:val="p"/>
                        </m:rPr>
                        <w:rPr>
                          <w:rFonts w:ascii="Cambria Math" w:hAnsi="Cambria Math"/>
                        </w:rPr>
                        <m:t>850EUR/m</m:t>
                      </m:r>
                    </m:e>
                  </m:mr>
                </m:m>
              </m:oMath>
            </m:oMathPara>
          </w:p>
        </w:tc>
        <w:tc>
          <w:tcPr>
            <w:tcW w:w="0" w:type="auto"/>
            <w:tcBorders>
              <w:bottom w:val="single" w:sz="8" w:space="0" w:color="000000"/>
              <w:right w:val="single" w:sz="8" w:space="0" w:color="000000"/>
            </w:tcBorders>
            <w:vAlign w:val="center"/>
          </w:tcPr>
          <w:p w14:paraId="0394A330" w14:textId="77777777" w:rsidR="001B1805" w:rsidRDefault="00497247">
            <w:pPr>
              <w:jc w:val="center"/>
            </w:pPr>
            <m:oMathPara>
              <m:oMathParaPr>
                <m:jc m:val="center"/>
              </m:oMathParaPr>
              <m:oMath>
                <m:m>
                  <m:mPr>
                    <m:plcHide m:val="1"/>
                    <m:mcs>
                      <m:mc>
                        <m:mcPr>
                          <m:count m:val="1"/>
                          <m:mcJc m:val="left"/>
                        </m:mcPr>
                      </m:mc>
                    </m:mcs>
                    <m:ctrlPr>
                      <w:rPr>
                        <w:rFonts w:ascii="Cambria Math" w:hAnsi="Cambria Math"/>
                        <w:i/>
                      </w:rPr>
                    </m:ctrlPr>
                  </m:mPr>
                  <m:mr>
                    <m:e>
                      <m:r>
                        <m:rPr>
                          <m:nor/>
                        </m:rPr>
                        <m:t> </m:t>
                      </m:r>
                      <m:r>
                        <m:rPr>
                          <m:nor/>
                        </m:rPr>
                        <m:t>DN300; average</m:t>
                      </m:r>
                      <m:r>
                        <m:rPr>
                          <m:nor/>
                        </m:rPr>
                        <m:t> </m:t>
                      </m:r>
                    </m:e>
                  </m:mr>
                  <m:mr>
                    <m:e>
                      <m:r>
                        <m:rPr>
                          <m:nor/>
                        </m:rPr>
                        <m:t> </m:t>
                      </m:r>
                      <m:r>
                        <m:rPr>
                          <m:nor/>
                        </m:rPr>
                        <m:t>operating pressure</m:t>
                      </m:r>
                      <m:r>
                        <m:rPr>
                          <m:nor/>
                        </m:rPr>
                        <m:t> </m:t>
                      </m:r>
                    </m:e>
                  </m:mr>
                  <m:mr>
                    <m:e>
                      <m:r>
                        <m:rPr>
                          <m:nor/>
                        </m:rPr>
                        <m:t> </m:t>
                      </m:r>
                      <m:r>
                        <m:rPr>
                          <m:nor/>
                        </m:rPr>
                        <m:t>approx.</m:t>
                      </m:r>
                      <m:r>
                        <m:rPr>
                          <m:nor/>
                        </m:rPr>
                        <m:t> </m:t>
                      </m:r>
                      <m:r>
                        <m:rPr>
                          <m:sty m:val="p"/>
                        </m:rPr>
                        <w:rPr>
                          <w:rFonts w:ascii="Cambria Math" w:hAnsi="Cambria Math"/>
                        </w:rPr>
                        <m:t>23</m:t>
                      </m:r>
                      <m:r>
                        <m:rPr>
                          <m:nor/>
                        </m:rPr>
                        <m:t> </m:t>
                      </m:r>
                      <m:r>
                        <m:rPr>
                          <m:nor/>
                        </m:rPr>
                        <m:t>bar; Gas flow</m:t>
                      </m:r>
                      <m:r>
                        <m:rPr>
                          <m:nor/>
                        </m:rPr>
                        <m:t> </m:t>
                      </m:r>
                    </m:e>
                  </m:mr>
                  <m:mr>
                    <m:e>
                      <m:r>
                        <m:rPr>
                          <m:nor/>
                        </m:rPr>
                        <m:t> </m:t>
                      </m:r>
                      <m:r>
                        <m:rPr>
                          <m:nor/>
                        </m:rPr>
                        <m:t>velocity approx.</m:t>
                      </m:r>
                      <m:r>
                        <m:rPr>
                          <m:nor/>
                        </m:rPr>
                        <m:t> </m:t>
                      </m:r>
                      <m:r>
                        <m:rPr>
                          <m:sty m:val="p"/>
                        </m:rPr>
                        <w:rPr>
                          <w:rFonts w:ascii="Cambria Math" w:hAnsi="Cambria Math"/>
                        </w:rPr>
                        <m:t>12</m:t>
                      </m:r>
                      <m:r>
                        <m:rPr>
                          <m:nor/>
                        </m:rPr>
                        <m:t xml:space="preserve"> </m:t>
                      </m:r>
                      <m:r>
                        <m:rPr>
                          <m:sty m:val="p"/>
                        </m:rPr>
                        <w:rPr>
                          <w:rFonts w:ascii="Cambria Math" w:hAnsi="Cambria Math"/>
                        </w:rPr>
                        <m:t>m/s</m:t>
                      </m:r>
                      <m:r>
                        <m:rPr>
                          <m:nor/>
                        </m:rPr>
                        <m:t>;</m:t>
                      </m:r>
                      <m:r>
                        <m:rPr>
                          <m:nor/>
                        </m:rPr>
                        <m:t> </m:t>
                      </m:r>
                    </m:e>
                  </m:mr>
                  <m:mr>
                    <m:e>
                      <m:r>
                        <m:rPr>
                          <m:nor/>
                        </m:rPr>
                        <m:t> </m:t>
                      </m:r>
                      <m:r>
                        <m:rPr>
                          <m:nor/>
                        </m:rPr>
                        <m:t>Length</m:t>
                      </m:r>
                      <m:r>
                        <m:rPr>
                          <m:nor/>
                        </m:rPr>
                        <m:t> </m:t>
                      </m:r>
                      <m:r>
                        <m:rPr>
                          <m:sty m:val="p"/>
                        </m:rPr>
                        <w:rPr>
                          <w:rFonts w:ascii="Cambria Math" w:hAnsi="Cambria Math"/>
                        </w:rPr>
                        <m:t>25</m:t>
                      </m:r>
                      <m:r>
                        <m:rPr>
                          <m:nor/>
                        </m:rPr>
                        <m:t xml:space="preserve"> </m:t>
                      </m:r>
                      <m:r>
                        <m:rPr>
                          <m:sty m:val="p"/>
                        </m:rPr>
                        <w:rPr>
                          <w:rFonts w:ascii="Cambria Math" w:hAnsi="Cambria Math"/>
                        </w:rPr>
                        <m:t>km</m:t>
                      </m:r>
                    </m:e>
                  </m:mr>
                </m:m>
              </m:oMath>
            </m:oMathPara>
          </w:p>
        </w:tc>
      </w:tr>
      <w:tr w:rsidR="001B1805" w14:paraId="1888BD54"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0F5245EA" w14:textId="77777777" w:rsidR="001B1805" w:rsidRDefault="00497247">
            <w:pPr>
              <w:jc w:val="center"/>
            </w:pPr>
            <m:oMathPara>
              <m:oMathParaPr>
                <m:jc m:val="center"/>
              </m:oMathParaPr>
              <m:oMath>
                <m:m>
                  <m:mPr>
                    <m:plcHide m:val="1"/>
                    <m:mcs>
                      <m:mc>
                        <m:mcPr>
                          <m:count m:val="1"/>
                          <m:mcJc m:val="left"/>
                        </m:mcPr>
                      </m:mc>
                    </m:mcs>
                    <m:ctrlPr>
                      <w:rPr>
                        <w:rFonts w:ascii="Cambria Math" w:hAnsi="Cambria Math"/>
                        <w:i/>
                      </w:rPr>
                    </m:ctrlPr>
                  </m:mPr>
                  <m:mr>
                    <m:e>
                      <m:r>
                        <m:rPr>
                          <m:nor/>
                        </m:rPr>
                        <m:t> </m:t>
                      </m:r>
                      <m:r>
                        <m:rPr>
                          <m:nor/>
                        </m:rPr>
                        <m:t>Fixed costs</m:t>
                      </m:r>
                      <m:r>
                        <m:rPr>
                          <m:nor/>
                        </m:rPr>
                        <m:t> </m:t>
                      </m:r>
                    </m:e>
                  </m:mr>
                  <m:mr>
                    <m:e>
                      <m:r>
                        <m:rPr>
                          <m:nor/>
                        </m:rPr>
                        <m:t> </m:t>
                      </m:r>
                      <m:r>
                        <m:rPr>
                          <m:nor/>
                        </m:rPr>
                        <m:t>(excl. gas</m:t>
                      </m:r>
                      <m:r>
                        <m:rPr>
                          <m:nor/>
                        </m:rPr>
                        <m:t> </m:t>
                      </m:r>
                    </m:e>
                  </m:mr>
                  <m:mr>
                    <m:e>
                      <m:r>
                        <m:rPr>
                          <m:nor/>
                        </m:rPr>
                        <m:t> </m:t>
                      </m:r>
                      <m:r>
                        <m:rPr>
                          <m:nor/>
                        </m:rPr>
                        <m:t>compressor</m:t>
                      </m:r>
                      <m:r>
                        <m:rPr>
                          <m:nor/>
                        </m:rPr>
                        <m:t> </m:t>
                      </m:r>
                    </m:e>
                  </m:mr>
                  <m:mr>
                    <m:e>
                      <m:r>
                        <m:rPr>
                          <m:nor/>
                        </m:rPr>
                        <m:t> </m:t>
                      </m:r>
                      <m:r>
                        <m:rPr>
                          <m:nor/>
                        </m:rPr>
                        <m:t>energy)</m:t>
                      </m:r>
                      <m:r>
                        <m:rPr>
                          <m:nor/>
                        </m:rPr>
                        <m:t> </m:t>
                      </m:r>
                    </m:e>
                  </m:mr>
                </m:m>
              </m:oMath>
            </m:oMathPara>
          </w:p>
        </w:tc>
        <w:tc>
          <w:tcPr>
            <w:tcW w:w="0" w:type="auto"/>
            <w:tcBorders>
              <w:bottom w:val="single" w:sz="8" w:space="0" w:color="000000"/>
              <w:right w:val="single" w:sz="8" w:space="0" w:color="000000"/>
            </w:tcBorders>
            <w:vAlign w:val="center"/>
          </w:tcPr>
          <w:p w14:paraId="6250DDB9" w14:textId="77777777" w:rsidR="001B1805" w:rsidRDefault="00497247">
            <w:pPr>
              <w:jc w:val="center"/>
            </w:pPr>
            <m:oMathPara>
              <m:oMathParaPr>
                <m:jc m:val="center"/>
              </m:oMathParaPr>
              <m:oMath>
                <m:m>
                  <m:mPr>
                    <m:plcHide m:val="1"/>
                    <m:mcs>
                      <m:mc>
                        <m:mcPr>
                          <m:count m:val="1"/>
                          <m:mcJc m:val="left"/>
                        </m:mcPr>
                      </m:mc>
                    </m:mcs>
                    <m:ctrlPr>
                      <w:rPr>
                        <w:rFonts w:ascii="Cambria Math" w:hAnsi="Cambria Math"/>
                        <w:i/>
                      </w:rPr>
                    </m:ctrlPr>
                  </m:mPr>
                  <m:mr>
                    <m:e>
                      <m:r>
                        <m:rPr>
                          <m:nor/>
                        </m:rPr>
                        <m:t> </m:t>
                      </m:r>
                      <m:r>
                        <m:rPr>
                          <m:nor/>
                        </m:rPr>
                        <m:t>Pipeline</m:t>
                      </m:r>
                      <m:r>
                        <m:rPr>
                          <m:nor/>
                        </m:rPr>
                        <m:t> </m:t>
                      </m:r>
                    </m:e>
                  </m:mr>
                  <m:mr>
                    <m:e>
                      <m:r>
                        <m:rPr>
                          <m:nor/>
                        </m:rPr>
                        <m:t> </m:t>
                      </m:r>
                      <m:r>
                        <m:rPr>
                          <m:nor/>
                        </m:rPr>
                        <m:t>(Transmission)</m:t>
                      </m:r>
                      <m:r>
                        <m:rPr>
                          <m:nor/>
                        </m:rPr>
                        <m:t> </m:t>
                      </m:r>
                    </m:e>
                  </m:mr>
                </m:m>
              </m:oMath>
            </m:oMathPara>
          </w:p>
        </w:tc>
        <w:tc>
          <w:tcPr>
            <w:tcW w:w="0" w:type="auto"/>
            <w:tcBorders>
              <w:bottom w:val="single" w:sz="8" w:space="0" w:color="000000"/>
              <w:right w:val="single" w:sz="8" w:space="0" w:color="000000"/>
            </w:tcBorders>
            <w:vAlign w:val="center"/>
          </w:tcPr>
          <w:p w14:paraId="5356F97E" w14:textId="77777777" w:rsidR="001B1805" w:rsidRDefault="00372C4F">
            <w:pPr>
              <w:jc w:val="center"/>
            </w:pPr>
            <m:oMathPara>
              <m:oMathParaPr>
                <m:jc m:val="center"/>
              </m:oMathParaPr>
              <m:oMath>
                <m:r>
                  <m:rPr>
                    <m:sty m:val="p"/>
                  </m:rPr>
                  <w:rPr>
                    <w:rFonts w:ascii="Cambria Math" w:hAnsi="Cambria Math"/>
                  </w:rPr>
                  <m:t>430EUR/MW</m:t>
                </m:r>
              </m:oMath>
            </m:oMathPara>
          </w:p>
        </w:tc>
        <w:tc>
          <w:tcPr>
            <w:tcW w:w="0" w:type="auto"/>
            <w:tcBorders>
              <w:bottom w:val="single" w:sz="8" w:space="0" w:color="000000"/>
              <w:right w:val="single" w:sz="8" w:space="0" w:color="000000"/>
            </w:tcBorders>
            <w:vAlign w:val="center"/>
          </w:tcPr>
          <w:p w14:paraId="4AAE3735" w14:textId="77777777" w:rsidR="001B1805" w:rsidRDefault="00497247">
            <w:pPr>
              <w:jc w:val="center"/>
            </w:pPr>
            <m:oMathPara>
              <m:oMathParaPr>
                <m:jc m:val="center"/>
              </m:oMathParaPr>
              <m:oMath>
                <m:m>
                  <m:mPr>
                    <m:plcHide m:val="1"/>
                    <m:mcs>
                      <m:mc>
                        <m:mcPr>
                          <m:count m:val="1"/>
                          <m:mcJc m:val="left"/>
                        </m:mcPr>
                      </m:mc>
                    </m:mcs>
                    <m:ctrlPr>
                      <w:rPr>
                        <w:rFonts w:ascii="Cambria Math" w:hAnsi="Cambria Math"/>
                        <w:i/>
                      </w:rPr>
                    </m:ctrlPr>
                  </m:mPr>
                  <m:mr>
                    <m:e>
                      <m:r>
                        <m:rPr>
                          <m:sty m:val="p"/>
                        </m:rPr>
                        <w:rPr>
                          <w:rFonts w:ascii="Cambria Math" w:hAnsi="Cambria Math"/>
                        </w:rPr>
                        <m:t>1.8%</m:t>
                      </m:r>
                      <m:r>
                        <m:rPr>
                          <m:nor/>
                        </m:rPr>
                        <m:t> </m:t>
                      </m:r>
                      <m:r>
                        <m:rPr>
                          <m:nor/>
                        </m:rPr>
                        <m:t>of the investment</m:t>
                      </m:r>
                      <m:r>
                        <m:rPr>
                          <m:nor/>
                        </m:rPr>
                        <m:t> </m:t>
                      </m:r>
                    </m:e>
                  </m:mr>
                  <m:mr>
                    <m:e>
                      <m:r>
                        <m:rPr>
                          <m:nor/>
                        </m:rPr>
                        <m:t> </m:t>
                      </m:r>
                      <m:r>
                        <m:rPr>
                          <m:nor/>
                        </m:rPr>
                        <m:t>costs of a transmission</m:t>
                      </m:r>
                      <m:r>
                        <m:rPr>
                          <m:nor/>
                        </m:rPr>
                        <m:t> </m:t>
                      </m:r>
                    </m:e>
                  </m:mr>
                  <m:mr>
                    <m:e>
                      <m:r>
                        <m:rPr>
                          <m:nor/>
                        </m:rPr>
                        <m:t> </m:t>
                      </m:r>
                      <m:r>
                        <m:rPr>
                          <m:nor/>
                        </m:rPr>
                        <m:t>pipeline (typical length</m:t>
                      </m:r>
                      <m:r>
                        <m:rPr>
                          <m:nor/>
                        </m:rPr>
                        <m:t> </m:t>
                      </m:r>
                    </m:e>
                  </m:mr>
                  <m:mr>
                    <m:e>
                      <m:r>
                        <m:rPr>
                          <m:nor/>
                        </m:rPr>
                        <m:t> </m:t>
                      </m:r>
                      <m:r>
                        <m:rPr>
                          <m:nor/>
                        </m:rPr>
                        <m:t>of</m:t>
                      </m:r>
                      <m:r>
                        <m:rPr>
                          <m:nor/>
                        </m:rPr>
                        <m:t> </m:t>
                      </m:r>
                      <m:r>
                        <m:rPr>
                          <m:sty m:val="p"/>
                        </m:rPr>
                        <w:rPr>
                          <w:rFonts w:ascii="Cambria Math" w:hAnsi="Cambria Math"/>
                        </w:rPr>
                        <m:t>200</m:t>
                      </m:r>
                      <m:r>
                        <m:rPr>
                          <m:nor/>
                        </m:rPr>
                        <m:t xml:space="preserve"> </m:t>
                      </m:r>
                      <m:r>
                        <m:rPr>
                          <m:sty m:val="p"/>
                        </m:rPr>
                        <w:rPr>
                          <w:rFonts w:ascii="Cambria Math" w:hAnsi="Cambria Math"/>
                        </w:rPr>
                        <m:t>km</m:t>
                      </m:r>
                      <m:r>
                        <m:rPr>
                          <m:nor/>
                        </m:rPr>
                        <m:t> </m:t>
                      </m:r>
                      <m:r>
                        <m:rPr>
                          <m:nor/>
                        </m:rPr>
                        <m:t>)</m:t>
                      </m:r>
                      <m:r>
                        <m:rPr>
                          <m:nor/>
                        </m:rPr>
                        <m:t> </m:t>
                      </m:r>
                    </m:e>
                  </m:mr>
                </m:m>
              </m:oMath>
            </m:oMathPara>
          </w:p>
        </w:tc>
      </w:tr>
      <w:tr w:rsidR="001B1805" w14:paraId="2B0B450B"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50D40785" w14:textId="77777777" w:rsidR="001B1805" w:rsidRDefault="00372C4F">
            <w:pPr>
              <w:jc w:val="center"/>
            </w:pPr>
            <w:r>
              <w:t>Fixed costs</w:t>
            </w:r>
          </w:p>
        </w:tc>
        <w:tc>
          <w:tcPr>
            <w:tcW w:w="0" w:type="auto"/>
            <w:tcBorders>
              <w:bottom w:val="single" w:sz="8" w:space="0" w:color="000000"/>
              <w:right w:val="single" w:sz="8" w:space="0" w:color="000000"/>
            </w:tcBorders>
            <w:vAlign w:val="center"/>
          </w:tcPr>
          <w:p w14:paraId="71316882" w14:textId="77777777" w:rsidR="001B1805" w:rsidRDefault="00497247">
            <w:pPr>
              <w:jc w:val="center"/>
            </w:pPr>
            <m:oMathPara>
              <m:oMathParaPr>
                <m:jc m:val="center"/>
              </m:oMathParaPr>
              <m:oMath>
                <m:m>
                  <m:mPr>
                    <m:plcHide m:val="1"/>
                    <m:mcs>
                      <m:mc>
                        <m:mcPr>
                          <m:count m:val="1"/>
                          <m:mcJc m:val="left"/>
                        </m:mcPr>
                      </m:mc>
                    </m:mcs>
                    <m:ctrlPr>
                      <w:rPr>
                        <w:rFonts w:ascii="Cambria Math" w:hAnsi="Cambria Math"/>
                        <w:i/>
                      </w:rPr>
                    </m:ctrlPr>
                  </m:mPr>
                  <m:mr>
                    <m:e>
                      <m:r>
                        <m:rPr>
                          <m:nor/>
                        </m:rPr>
                        <m:t> </m:t>
                      </m:r>
                      <m:r>
                        <m:rPr>
                          <m:nor/>
                        </m:rPr>
                        <m:t>Pipeline</m:t>
                      </m:r>
                      <m:r>
                        <m:rPr>
                          <m:nor/>
                        </m:rPr>
                        <m:t> </m:t>
                      </m:r>
                    </m:e>
                  </m:mr>
                  <m:mr>
                    <m:e>
                      <m:r>
                        <m:rPr>
                          <m:nor/>
                        </m:rPr>
                        <m:t> </m:t>
                      </m:r>
                      <m:r>
                        <m:rPr>
                          <m:nor/>
                        </m:rPr>
                        <m:t>(High-Pressure)</m:t>
                      </m:r>
                      <m:r>
                        <m:rPr>
                          <m:nor/>
                        </m:rPr>
                        <m:t> </m:t>
                      </m:r>
                    </m:e>
                  </m:mr>
                </m:m>
              </m:oMath>
            </m:oMathPara>
          </w:p>
        </w:tc>
        <w:tc>
          <w:tcPr>
            <w:tcW w:w="0" w:type="auto"/>
            <w:tcBorders>
              <w:bottom w:val="single" w:sz="8" w:space="0" w:color="000000"/>
              <w:right w:val="single" w:sz="8" w:space="0" w:color="000000"/>
            </w:tcBorders>
            <w:vAlign w:val="center"/>
          </w:tcPr>
          <w:p w14:paraId="0F833259" w14:textId="77777777" w:rsidR="001B1805" w:rsidRDefault="00372C4F">
            <w:pPr>
              <w:jc w:val="center"/>
            </w:pPr>
            <m:oMathPara>
              <m:oMathParaPr>
                <m:jc m:val="center"/>
              </m:oMathParaPr>
              <m:oMath>
                <m:r>
                  <m:rPr>
                    <m:sty m:val="p"/>
                  </m:rPr>
                  <w:rPr>
                    <w:rFonts w:ascii="Cambria Math" w:hAnsi="Cambria Math"/>
                  </w:rPr>
                  <m:t>460EUR/MW</m:t>
                </m:r>
              </m:oMath>
            </m:oMathPara>
          </w:p>
        </w:tc>
        <w:tc>
          <w:tcPr>
            <w:tcW w:w="0" w:type="auto"/>
            <w:tcBorders>
              <w:bottom w:val="single" w:sz="8" w:space="0" w:color="000000"/>
              <w:right w:val="single" w:sz="8" w:space="0" w:color="000000"/>
            </w:tcBorders>
            <w:vAlign w:val="center"/>
          </w:tcPr>
          <w:p w14:paraId="372F4232" w14:textId="77777777" w:rsidR="001B1805" w:rsidRDefault="00497247">
            <w:pPr>
              <w:jc w:val="center"/>
            </w:pPr>
            <m:oMathPara>
              <m:oMathParaPr>
                <m:jc m:val="center"/>
              </m:oMathParaPr>
              <m:oMath>
                <m:m>
                  <m:mPr>
                    <m:plcHide m:val="1"/>
                    <m:mcs>
                      <m:mc>
                        <m:mcPr>
                          <m:count m:val="1"/>
                          <m:mcJc m:val="left"/>
                        </m:mcPr>
                      </m:mc>
                    </m:mcs>
                    <m:ctrlPr>
                      <w:rPr>
                        <w:rFonts w:ascii="Cambria Math" w:hAnsi="Cambria Math"/>
                        <w:i/>
                      </w:rPr>
                    </m:ctrlPr>
                  </m:mPr>
                  <m:mr>
                    <m:e>
                      <m:r>
                        <m:rPr>
                          <m:sty m:val="p"/>
                        </m:rPr>
                        <w:rPr>
                          <w:rFonts w:ascii="Cambria Math" w:hAnsi="Cambria Math"/>
                        </w:rPr>
                        <m:t>1.8%</m:t>
                      </m:r>
                      <m:r>
                        <m:rPr>
                          <m:nor/>
                        </m:rPr>
                        <m:t> </m:t>
                      </m:r>
                      <m:r>
                        <m:rPr>
                          <m:nor/>
                        </m:rPr>
                        <m:t>of the investment</m:t>
                      </m:r>
                      <m:r>
                        <m:rPr>
                          <m:nor/>
                        </m:rPr>
                        <m:t> </m:t>
                      </m:r>
                    </m:e>
                  </m:mr>
                  <m:mr>
                    <m:e>
                      <m:r>
                        <m:rPr>
                          <m:nor/>
                        </m:rPr>
                        <m:t> </m:t>
                      </m:r>
                      <m:r>
                        <m:rPr>
                          <m:nor/>
                        </m:rPr>
                        <m:t>costs of a transmission</m:t>
                      </m:r>
                      <m:r>
                        <m:rPr>
                          <m:nor/>
                        </m:rPr>
                        <m:t> </m:t>
                      </m:r>
                    </m:e>
                  </m:mr>
                  <m:mr>
                    <m:e>
                      <m:r>
                        <m:rPr>
                          <m:nor/>
                        </m:rPr>
                        <m:t> </m:t>
                      </m:r>
                      <m:r>
                        <m:rPr>
                          <m:nor/>
                        </m:rPr>
                        <m:t>pipeline (typical length</m:t>
                      </m:r>
                      <m:r>
                        <m:rPr>
                          <m:nor/>
                        </m:rPr>
                        <m:t> </m:t>
                      </m:r>
                    </m:e>
                  </m:mr>
                  <m:mr>
                    <m:e>
                      <m:r>
                        <m:rPr>
                          <m:nor/>
                        </m:rPr>
                        <m:t> </m:t>
                      </m:r>
                      <m:r>
                        <m:rPr>
                          <m:nor/>
                        </m:rPr>
                        <m:t>of</m:t>
                      </m:r>
                      <m:r>
                        <m:rPr>
                          <m:nor/>
                        </m:rPr>
                        <m:t> </m:t>
                      </m:r>
                      <m:r>
                        <m:rPr>
                          <m:sty m:val="p"/>
                        </m:rPr>
                        <w:rPr>
                          <w:rFonts w:ascii="Cambria Math" w:hAnsi="Cambria Math"/>
                        </w:rPr>
                        <m:t>150</m:t>
                      </m:r>
                      <m:r>
                        <m:rPr>
                          <m:nor/>
                        </m:rPr>
                        <m:t xml:space="preserve"> </m:t>
                      </m:r>
                      <m:r>
                        <m:rPr>
                          <m:sty m:val="p"/>
                        </m:rPr>
                        <w:rPr>
                          <w:rFonts w:ascii="Cambria Math" w:hAnsi="Cambria Math"/>
                        </w:rPr>
                        <m:t>km</m:t>
                      </m:r>
                      <m:r>
                        <m:rPr>
                          <m:nor/>
                        </m:rPr>
                        <m:t> </m:t>
                      </m:r>
                      <m:r>
                        <m:rPr>
                          <m:nor/>
                        </m:rPr>
                        <m:t>)</m:t>
                      </m:r>
                      <m:r>
                        <m:rPr>
                          <m:nor/>
                        </m:rPr>
                        <m:t> </m:t>
                      </m:r>
                    </m:e>
                  </m:mr>
                </m:m>
              </m:oMath>
            </m:oMathPara>
          </w:p>
        </w:tc>
      </w:tr>
      <w:tr w:rsidR="001B1805" w14:paraId="17A26545"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6A647868" w14:textId="77777777" w:rsidR="001B1805" w:rsidRDefault="00372C4F">
            <w:pPr>
              <w:jc w:val="center"/>
            </w:pPr>
            <w:r>
              <w:t>Fixed costs</w:t>
            </w:r>
          </w:p>
        </w:tc>
        <w:tc>
          <w:tcPr>
            <w:tcW w:w="0" w:type="auto"/>
            <w:tcBorders>
              <w:bottom w:val="single" w:sz="8" w:space="0" w:color="000000"/>
              <w:right w:val="single" w:sz="8" w:space="0" w:color="000000"/>
            </w:tcBorders>
            <w:vAlign w:val="center"/>
          </w:tcPr>
          <w:p w14:paraId="2B6C1D93" w14:textId="77777777" w:rsidR="001B1805" w:rsidRDefault="00497247">
            <w:pPr>
              <w:jc w:val="center"/>
            </w:pPr>
            <m:oMathPara>
              <m:oMathParaPr>
                <m:jc m:val="center"/>
              </m:oMathParaPr>
              <m:oMath>
                <m:m>
                  <m:mPr>
                    <m:plcHide m:val="1"/>
                    <m:mcs>
                      <m:mc>
                        <m:mcPr>
                          <m:count m:val="1"/>
                          <m:mcJc m:val="left"/>
                        </m:mcPr>
                      </m:mc>
                    </m:mcs>
                    <m:ctrlPr>
                      <w:rPr>
                        <w:rFonts w:ascii="Cambria Math" w:hAnsi="Cambria Math"/>
                        <w:i/>
                      </w:rPr>
                    </m:ctrlPr>
                  </m:mPr>
                  <m:mr>
                    <m:e>
                      <m:r>
                        <m:rPr>
                          <m:nor/>
                        </m:rPr>
                        <m:t> </m:t>
                      </m:r>
                      <m:r>
                        <m:rPr>
                          <m:nor/>
                        </m:rPr>
                        <m:t>Pipeline</m:t>
                      </m:r>
                      <m:r>
                        <m:rPr>
                          <m:nor/>
                        </m:rPr>
                        <m:t> </m:t>
                      </m:r>
                    </m:e>
                  </m:mr>
                  <m:mr>
                    <m:e>
                      <m:r>
                        <m:rPr>
                          <m:nor/>
                        </m:rPr>
                        <m:t> </m:t>
                      </m:r>
                      <m:r>
                        <m:rPr>
                          <m:nor/>
                        </m:rPr>
                        <m:t>(Mid-Pressure)</m:t>
                      </m:r>
                      <m:r>
                        <m:rPr>
                          <m:nor/>
                        </m:rPr>
                        <m:t> </m:t>
                      </m:r>
                    </m:e>
                  </m:mr>
                </m:m>
              </m:oMath>
            </m:oMathPara>
          </w:p>
        </w:tc>
        <w:tc>
          <w:tcPr>
            <w:tcW w:w="0" w:type="auto"/>
            <w:tcBorders>
              <w:bottom w:val="single" w:sz="8" w:space="0" w:color="000000"/>
              <w:right w:val="single" w:sz="8" w:space="0" w:color="000000"/>
            </w:tcBorders>
            <w:vAlign w:val="center"/>
          </w:tcPr>
          <w:p w14:paraId="6DB76A8A" w14:textId="77777777" w:rsidR="001B1805" w:rsidRDefault="00372C4F">
            <w:pPr>
              <w:jc w:val="center"/>
            </w:pPr>
            <m:oMathPara>
              <m:oMathParaPr>
                <m:jc m:val="center"/>
              </m:oMathParaPr>
              <m:oMath>
                <m:r>
                  <m:rPr>
                    <m:sty m:val="p"/>
                  </m:rPr>
                  <w:rPr>
                    <w:rFonts w:ascii="Cambria Math" w:hAnsi="Cambria Math"/>
                  </w:rPr>
                  <m:t>960EUR/MW</m:t>
                </m:r>
              </m:oMath>
            </m:oMathPara>
          </w:p>
        </w:tc>
        <w:tc>
          <w:tcPr>
            <w:tcW w:w="0" w:type="auto"/>
            <w:tcBorders>
              <w:bottom w:val="single" w:sz="8" w:space="0" w:color="000000"/>
              <w:right w:val="single" w:sz="8" w:space="0" w:color="000000"/>
            </w:tcBorders>
            <w:vAlign w:val="center"/>
          </w:tcPr>
          <w:p w14:paraId="307F1DAE" w14:textId="77777777" w:rsidR="001B1805" w:rsidRDefault="00497247">
            <w:pPr>
              <w:jc w:val="center"/>
            </w:pPr>
            <m:oMathPara>
              <m:oMathParaPr>
                <m:jc m:val="center"/>
              </m:oMathParaPr>
              <m:oMath>
                <m:m>
                  <m:mPr>
                    <m:plcHide m:val="1"/>
                    <m:mcs>
                      <m:mc>
                        <m:mcPr>
                          <m:count m:val="1"/>
                          <m:mcJc m:val="left"/>
                        </m:mcPr>
                      </m:mc>
                    </m:mcs>
                    <m:ctrlPr>
                      <w:rPr>
                        <w:rFonts w:ascii="Cambria Math" w:hAnsi="Cambria Math"/>
                        <w:i/>
                      </w:rPr>
                    </m:ctrlPr>
                  </m:mPr>
                  <m:mr>
                    <m:e>
                      <m:r>
                        <m:rPr>
                          <m:sty m:val="p"/>
                        </m:rPr>
                        <w:rPr>
                          <w:rFonts w:ascii="Cambria Math" w:hAnsi="Cambria Math"/>
                        </w:rPr>
                        <m:t>1.8%</m:t>
                      </m:r>
                      <m:r>
                        <m:rPr>
                          <m:nor/>
                        </m:rPr>
                        <m:t> </m:t>
                      </m:r>
                      <m:r>
                        <m:rPr>
                          <m:nor/>
                        </m:rPr>
                        <m:t>of the investment</m:t>
                      </m:r>
                      <m:r>
                        <m:rPr>
                          <m:nor/>
                        </m:rPr>
                        <m:t> </m:t>
                      </m:r>
                    </m:e>
                  </m:mr>
                  <m:mr>
                    <m:e>
                      <m:r>
                        <m:rPr>
                          <m:nor/>
                        </m:rPr>
                        <m:t> </m:t>
                      </m:r>
                      <m:r>
                        <m:rPr>
                          <m:nor/>
                        </m:rPr>
                        <m:t>costs of a transmission</m:t>
                      </m:r>
                      <m:r>
                        <m:rPr>
                          <m:nor/>
                        </m:rPr>
                        <m:t> </m:t>
                      </m:r>
                    </m:e>
                  </m:mr>
                  <m:mr>
                    <m:e>
                      <m:r>
                        <m:rPr>
                          <m:nor/>
                        </m:rPr>
                        <m:t> </m:t>
                      </m:r>
                      <m:r>
                        <m:rPr>
                          <m:nor/>
                        </m:rPr>
                        <m:t>pipeline (typical length</m:t>
                      </m:r>
                      <m:r>
                        <m:rPr>
                          <m:nor/>
                        </m:rPr>
                        <m:t> </m:t>
                      </m:r>
                    </m:e>
                  </m:mr>
                  <m:mr>
                    <m:e>
                      <m:r>
                        <m:rPr>
                          <m:nor/>
                        </m:rPr>
                        <m:t> </m:t>
                      </m:r>
                      <m:r>
                        <m:rPr>
                          <m:nor/>
                        </m:rPr>
                        <m:t>of</m:t>
                      </m:r>
                      <m:r>
                        <m:rPr>
                          <m:nor/>
                        </m:rPr>
                        <m:t> </m:t>
                      </m:r>
                      <m:r>
                        <m:rPr>
                          <m:sty m:val="p"/>
                        </m:rPr>
                        <w:rPr>
                          <w:rFonts w:ascii="Cambria Math" w:hAnsi="Cambria Math"/>
                        </w:rPr>
                        <m:t>25</m:t>
                      </m:r>
                      <m:r>
                        <m:rPr>
                          <m:nor/>
                        </m:rPr>
                        <m:t xml:space="preserve"> </m:t>
                      </m:r>
                      <m:r>
                        <m:rPr>
                          <m:sty m:val="p"/>
                        </m:rPr>
                        <w:rPr>
                          <w:rFonts w:ascii="Cambria Math" w:hAnsi="Cambria Math"/>
                        </w:rPr>
                        <m:t>km</m:t>
                      </m:r>
                      <m:r>
                        <m:rPr>
                          <m:nor/>
                        </m:rPr>
                        <m:t> </m:t>
                      </m:r>
                      <m:r>
                        <m:rPr>
                          <m:nor/>
                        </m:rPr>
                        <m:t>)</m:t>
                      </m:r>
                      <m:r>
                        <m:rPr>
                          <m:nor/>
                        </m:rPr>
                        <m:t> </m:t>
                      </m:r>
                    </m:e>
                  </m:mr>
                </m:m>
              </m:oMath>
            </m:oMathPara>
          </w:p>
        </w:tc>
      </w:tr>
      <w:tr w:rsidR="001B1805" w14:paraId="3DD03FFF"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4C13BF5D" w14:textId="77777777" w:rsidR="001B1805" w:rsidRDefault="00372C4F">
            <w:pPr>
              <w:jc w:val="center"/>
            </w:pPr>
            <w:r>
              <w:t>WACC</w:t>
            </w:r>
          </w:p>
        </w:tc>
        <w:tc>
          <w:tcPr>
            <w:tcW w:w="0" w:type="auto"/>
            <w:tcBorders>
              <w:bottom w:val="single" w:sz="8" w:space="0" w:color="000000"/>
              <w:right w:val="single" w:sz="8" w:space="0" w:color="000000"/>
            </w:tcBorders>
            <w:vAlign w:val="center"/>
          </w:tcPr>
          <w:p w14:paraId="2CA12E93" w14:textId="77777777" w:rsidR="001B1805" w:rsidRDefault="00497247">
            <w:pPr>
              <w:jc w:val="center"/>
            </w:pPr>
            <m:oMathPara>
              <m:oMathParaPr>
                <m:jc m:val="center"/>
              </m:oMathParaPr>
              <m:oMath>
                <m:m>
                  <m:mPr>
                    <m:plcHide m:val="1"/>
                    <m:mcs>
                      <m:mc>
                        <m:mcPr>
                          <m:count m:val="1"/>
                          <m:mcJc m:val="left"/>
                        </m:mcPr>
                      </m:mc>
                    </m:mcs>
                    <m:ctrlPr>
                      <w:rPr>
                        <w:rFonts w:ascii="Cambria Math" w:hAnsi="Cambria Math"/>
                        <w:i/>
                      </w:rPr>
                    </m:ctrlPr>
                  </m:mPr>
                  <m:mr>
                    <m:e>
                      <m:r>
                        <m:rPr>
                          <m:nor/>
                        </m:rPr>
                        <m:t> </m:t>
                      </m:r>
                      <m:r>
                        <m:rPr>
                          <m:nor/>
                        </m:rPr>
                        <m:t>Pipelines (all grid</m:t>
                      </m:r>
                      <m:r>
                        <m:rPr>
                          <m:nor/>
                        </m:rPr>
                        <m:t> </m:t>
                      </m:r>
                    </m:e>
                  </m:mr>
                  <m:mr>
                    <m:e>
                      <m:r>
                        <m:rPr>
                          <m:nor/>
                        </m:rPr>
                        <m:t> </m:t>
                      </m:r>
                      <m:r>
                        <m:rPr>
                          <m:nor/>
                        </m:rPr>
                        <m:t>levels)</m:t>
                      </m:r>
                      <m:r>
                        <m:rPr>
                          <m:nor/>
                        </m:rPr>
                        <m:t> </m:t>
                      </m:r>
                    </m:e>
                  </m:mr>
                </m:m>
              </m:oMath>
            </m:oMathPara>
          </w:p>
        </w:tc>
        <w:tc>
          <w:tcPr>
            <w:tcW w:w="0" w:type="auto"/>
            <w:tcBorders>
              <w:bottom w:val="single" w:sz="8" w:space="0" w:color="000000"/>
              <w:right w:val="single" w:sz="8" w:space="0" w:color="000000"/>
            </w:tcBorders>
            <w:vAlign w:val="center"/>
          </w:tcPr>
          <w:p w14:paraId="3E84846F" w14:textId="77777777" w:rsidR="001B1805" w:rsidRDefault="00372C4F">
            <w:pPr>
              <w:jc w:val="center"/>
            </w:pPr>
            <m:oMathPara>
              <m:oMathParaPr>
                <m:jc m:val="center"/>
              </m:oMathParaPr>
              <m:oMath>
                <m:r>
                  <m:rPr>
                    <m:sty m:val="p"/>
                  </m:rPr>
                  <w:rPr>
                    <w:rFonts w:ascii="Cambria Math" w:hAnsi="Cambria Math"/>
                  </w:rPr>
                  <m:t>5%</m:t>
                </m:r>
              </m:oMath>
            </m:oMathPara>
          </w:p>
        </w:tc>
        <w:tc>
          <w:tcPr>
            <w:tcW w:w="0" w:type="auto"/>
            <w:tcBorders>
              <w:bottom w:val="single" w:sz="8" w:space="0" w:color="000000"/>
              <w:right w:val="single" w:sz="8" w:space="0" w:color="000000"/>
            </w:tcBorders>
            <w:vAlign w:val="center"/>
          </w:tcPr>
          <w:p w14:paraId="7CD977A7" w14:textId="77777777" w:rsidR="001B1805" w:rsidRDefault="00497247">
            <w:pPr>
              <w:jc w:val="center"/>
            </w:pPr>
            <m:oMathPara>
              <m:oMathParaPr>
                <m:jc m:val="center"/>
              </m:oMathParaPr>
              <m:oMath>
                <m:m>
                  <m:mPr>
                    <m:plcHide m:val="1"/>
                    <m:mcs>
                      <m:mc>
                        <m:mcPr>
                          <m:count m:val="1"/>
                          <m:mcJc m:val="left"/>
                        </m:mcPr>
                      </m:mc>
                    </m:mcs>
                    <m:ctrlPr>
                      <w:rPr>
                        <w:rFonts w:ascii="Cambria Math" w:hAnsi="Cambria Math"/>
                        <w:i/>
                      </w:rPr>
                    </m:ctrlPr>
                  </m:mPr>
                  <m:mr>
                    <m:e>
                      <m:r>
                        <m:rPr>
                          <m:nor/>
                        </m:rPr>
                        <m:t> </m:t>
                      </m:r>
                      <m:r>
                        <m:rPr>
                          <m:nor/>
                        </m:rPr>
                        <m:t>Weighted average cost o</m:t>
                      </m:r>
                      <m:r>
                        <m:rPr>
                          <m:nor/>
                        </m:rPr>
                        <m:t> </m:t>
                      </m:r>
                    </m:e>
                  </m:mr>
                  <m:mr>
                    <m:e>
                      <m:r>
                        <m:rPr>
                          <m:nor/>
                        </m:rPr>
                        <m:t> </m:t>
                      </m:r>
                      <m:r>
                        <m:rPr>
                          <m:nor/>
                        </m:rPr>
                        <m:t>capital (WACC)</m:t>
                      </m:r>
                      <m:r>
                        <m:rPr>
                          <m:nor/>
                        </m:rPr>
                        <m:t> </m:t>
                      </m:r>
                    </m:e>
                  </m:mr>
                </m:m>
              </m:oMath>
            </m:oMathPara>
          </w:p>
        </w:tc>
      </w:tr>
      <w:tr w:rsidR="001B1805" w14:paraId="43ECAE50"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7933FD10" w14:textId="77777777" w:rsidR="001B1805" w:rsidRDefault="00497247">
            <w:pPr>
              <w:jc w:val="center"/>
            </w:pPr>
            <m:oMathPara>
              <m:oMathParaPr>
                <m:jc m:val="center"/>
              </m:oMathParaPr>
              <m:oMath>
                <m:m>
                  <m:mPr>
                    <m:plcHide m:val="1"/>
                    <m:mcs>
                      <m:mc>
                        <m:mcPr>
                          <m:count m:val="1"/>
                          <m:mcJc m:val="left"/>
                        </m:mcPr>
                      </m:mc>
                    </m:mcs>
                    <m:ctrlPr>
                      <w:rPr>
                        <w:rFonts w:ascii="Cambria Math" w:hAnsi="Cambria Math"/>
                        <w:i/>
                      </w:rPr>
                    </m:ctrlPr>
                  </m:mPr>
                  <m:mr>
                    <m:e>
                      <m:r>
                        <m:rPr>
                          <m:nor/>
                        </m:rPr>
                        <m:t> </m:t>
                      </m:r>
                      <m:r>
                        <m:rPr>
                          <m:nor/>
                        </m:rPr>
                        <m:t>Amortization</m:t>
                      </m:r>
                      <m:r>
                        <m:rPr>
                          <m:nor/>
                        </m:rPr>
                        <m:t> </m:t>
                      </m:r>
                    </m:e>
                  </m:mr>
                  <m:mr>
                    <m:e>
                      <m:r>
                        <m:rPr>
                          <m:nor/>
                        </m:rPr>
                        <m:t> </m:t>
                      </m:r>
                      <m:r>
                        <m:rPr>
                          <m:nor/>
                        </m:rPr>
                        <m:t>period</m:t>
                      </m:r>
                      <m:r>
                        <m:rPr>
                          <m:nor/>
                        </m:rPr>
                        <m:t> </m:t>
                      </m:r>
                    </m:e>
                  </m:mr>
                </m:m>
              </m:oMath>
            </m:oMathPara>
          </w:p>
        </w:tc>
        <w:tc>
          <w:tcPr>
            <w:tcW w:w="0" w:type="auto"/>
            <w:tcBorders>
              <w:bottom w:val="single" w:sz="8" w:space="0" w:color="000000"/>
              <w:right w:val="single" w:sz="8" w:space="0" w:color="000000"/>
            </w:tcBorders>
            <w:vAlign w:val="center"/>
          </w:tcPr>
          <w:p w14:paraId="5A805070" w14:textId="77777777" w:rsidR="001B1805" w:rsidRDefault="00497247">
            <w:pPr>
              <w:jc w:val="center"/>
            </w:pPr>
            <m:oMathPara>
              <m:oMathParaPr>
                <m:jc m:val="center"/>
              </m:oMathParaPr>
              <m:oMath>
                <m:m>
                  <m:mPr>
                    <m:plcHide m:val="1"/>
                    <m:mcs>
                      <m:mc>
                        <m:mcPr>
                          <m:count m:val="1"/>
                          <m:mcJc m:val="left"/>
                        </m:mcPr>
                      </m:mc>
                    </m:mcs>
                    <m:ctrlPr>
                      <w:rPr>
                        <w:rFonts w:ascii="Cambria Math" w:hAnsi="Cambria Math"/>
                        <w:i/>
                      </w:rPr>
                    </m:ctrlPr>
                  </m:mPr>
                  <m:mr>
                    <m:e>
                      <m:r>
                        <m:rPr>
                          <m:nor/>
                        </m:rPr>
                        <m:t> </m:t>
                      </m:r>
                      <m:r>
                        <m:rPr>
                          <m:nor/>
                        </m:rPr>
                        <m:t>Existing pipelines</m:t>
                      </m:r>
                      <m:r>
                        <m:rPr>
                          <m:nor/>
                        </m:rPr>
                        <m:t> </m:t>
                      </m:r>
                    </m:e>
                  </m:mr>
                  <m:mr>
                    <m:e>
                      <m:r>
                        <m:rPr>
                          <m:nor/>
                        </m:rPr>
                        <m:t> </m:t>
                      </m:r>
                      <m:r>
                        <m:rPr>
                          <m:nor/>
                        </m:rPr>
                        <m:t>(all grid levels)</m:t>
                      </m:r>
                      <m:r>
                        <m:rPr>
                          <m:nor/>
                        </m:rPr>
                        <m:t> </m:t>
                      </m:r>
                    </m:e>
                  </m:mr>
                </m:m>
              </m:oMath>
            </m:oMathPara>
          </w:p>
        </w:tc>
        <w:tc>
          <w:tcPr>
            <w:tcW w:w="0" w:type="auto"/>
            <w:tcBorders>
              <w:bottom w:val="single" w:sz="8" w:space="0" w:color="000000"/>
              <w:right w:val="single" w:sz="8" w:space="0" w:color="000000"/>
            </w:tcBorders>
            <w:vAlign w:val="center"/>
          </w:tcPr>
          <w:p w14:paraId="079ABBD2" w14:textId="77777777" w:rsidR="001B1805" w:rsidRDefault="00372C4F">
            <w:pPr>
              <w:jc w:val="center"/>
            </w:pPr>
            <w:r>
              <w:t>30 years</w:t>
            </w:r>
          </w:p>
        </w:tc>
        <w:tc>
          <w:tcPr>
            <w:tcW w:w="0" w:type="auto"/>
            <w:tcBorders>
              <w:bottom w:val="single" w:sz="8" w:space="0" w:color="000000"/>
              <w:right w:val="single" w:sz="8" w:space="0" w:color="000000"/>
            </w:tcBorders>
            <w:vAlign w:val="center"/>
          </w:tcPr>
          <w:p w14:paraId="562426AD" w14:textId="77777777" w:rsidR="001B1805" w:rsidRDefault="00372C4F">
            <w:pPr>
              <w:jc w:val="center"/>
            </w:pPr>
            <w:r>
              <w:t>Linear depreciation</w:t>
            </w:r>
          </w:p>
        </w:tc>
      </w:tr>
      <w:tr w:rsidR="001B1805" w14:paraId="74D03DF1"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69E80961" w14:textId="77777777" w:rsidR="001B1805" w:rsidRDefault="00497247">
            <w:pPr>
              <w:jc w:val="center"/>
            </w:pPr>
            <m:oMathPara>
              <m:oMathParaPr>
                <m:jc m:val="center"/>
              </m:oMathParaPr>
              <m:oMath>
                <m:m>
                  <m:mPr>
                    <m:plcHide m:val="1"/>
                    <m:mcs>
                      <m:mc>
                        <m:mcPr>
                          <m:count m:val="1"/>
                          <m:mcJc m:val="left"/>
                        </m:mcPr>
                      </m:mc>
                    </m:mcs>
                    <m:ctrlPr>
                      <w:rPr>
                        <w:rFonts w:ascii="Cambria Math" w:hAnsi="Cambria Math"/>
                        <w:i/>
                      </w:rPr>
                    </m:ctrlPr>
                  </m:mPr>
                  <m:mr>
                    <m:e>
                      <m:r>
                        <m:rPr>
                          <m:nor/>
                        </m:rPr>
                        <m:t> </m:t>
                      </m:r>
                      <m:r>
                        <m:rPr>
                          <m:nor/>
                        </m:rPr>
                        <m:t>Amortization</m:t>
                      </m:r>
                      <m:r>
                        <m:rPr>
                          <m:nor/>
                        </m:rPr>
                        <m:t> </m:t>
                      </m:r>
                    </m:e>
                  </m:mr>
                  <m:mr>
                    <m:e>
                      <m:r>
                        <m:rPr>
                          <m:nor/>
                        </m:rPr>
                        <m:t> </m:t>
                      </m:r>
                      <m:r>
                        <m:rPr>
                          <m:nor/>
                        </m:rPr>
                        <m:t>period</m:t>
                      </m:r>
                      <m:r>
                        <m:rPr>
                          <m:nor/>
                        </m:rPr>
                        <m:t> </m:t>
                      </m:r>
                    </m:e>
                  </m:mr>
                </m:m>
              </m:oMath>
            </m:oMathPara>
          </w:p>
        </w:tc>
        <w:tc>
          <w:tcPr>
            <w:tcW w:w="0" w:type="auto"/>
            <w:tcBorders>
              <w:bottom w:val="single" w:sz="8" w:space="0" w:color="000000"/>
              <w:right w:val="single" w:sz="8" w:space="0" w:color="000000"/>
            </w:tcBorders>
            <w:vAlign w:val="center"/>
          </w:tcPr>
          <w:p w14:paraId="05BCB1AC" w14:textId="77777777" w:rsidR="001B1805" w:rsidRDefault="00497247">
            <w:pPr>
              <w:jc w:val="center"/>
            </w:pPr>
            <m:oMathPara>
              <m:oMathParaPr>
                <m:jc m:val="center"/>
              </m:oMathParaPr>
              <m:oMath>
                <m:m>
                  <m:mPr>
                    <m:plcHide m:val="1"/>
                    <m:mcs>
                      <m:mc>
                        <m:mcPr>
                          <m:count m:val="1"/>
                          <m:mcJc m:val="left"/>
                        </m:mcPr>
                      </m:mc>
                    </m:mcs>
                    <m:ctrlPr>
                      <w:rPr>
                        <w:rFonts w:ascii="Cambria Math" w:hAnsi="Cambria Math"/>
                        <w:i/>
                      </w:rPr>
                    </m:ctrlPr>
                  </m:mPr>
                  <m:mr>
                    <m:e>
                      <m:r>
                        <m:rPr>
                          <m:nor/>
                        </m:rPr>
                        <m:t> </m:t>
                      </m:r>
                      <m:r>
                        <m:rPr>
                          <m:nor/>
                        </m:rPr>
                        <m:t>Refurbished</m:t>
                      </m:r>
                      <m:r>
                        <m:rPr>
                          <m:nor/>
                        </m:rPr>
                        <m:t> </m:t>
                      </m:r>
                    </m:e>
                  </m:mr>
                  <m:mr>
                    <m:e>
                      <m:r>
                        <m:rPr>
                          <m:nor/>
                        </m:rPr>
                        <m:t> </m:t>
                      </m:r>
                      <m:r>
                        <m:rPr>
                          <m:nor/>
                        </m:rPr>
                        <m:t>pipelines (all grid</m:t>
                      </m:r>
                      <m:r>
                        <m:rPr>
                          <m:nor/>
                        </m:rPr>
                        <m:t> </m:t>
                      </m:r>
                    </m:e>
                  </m:mr>
                  <m:mr>
                    <m:e>
                      <m:r>
                        <m:rPr>
                          <m:nor/>
                        </m:rPr>
                        <m:t> </m:t>
                      </m:r>
                      <m:r>
                        <m:rPr>
                          <m:nor/>
                        </m:rPr>
                        <m:t>levels)</m:t>
                      </m:r>
                      <m:r>
                        <m:rPr>
                          <m:nor/>
                        </m:rPr>
                        <m:t> </m:t>
                      </m:r>
                    </m:e>
                  </m:mr>
                </m:m>
              </m:oMath>
            </m:oMathPara>
          </w:p>
        </w:tc>
        <w:tc>
          <w:tcPr>
            <w:tcW w:w="0" w:type="auto"/>
            <w:tcBorders>
              <w:bottom w:val="single" w:sz="8" w:space="0" w:color="000000"/>
              <w:right w:val="single" w:sz="8" w:space="0" w:color="000000"/>
            </w:tcBorders>
            <w:vAlign w:val="center"/>
          </w:tcPr>
          <w:p w14:paraId="32F8C863" w14:textId="77777777" w:rsidR="001B1805" w:rsidRDefault="00372C4F">
            <w:pPr>
              <w:jc w:val="center"/>
            </w:pPr>
            <w:r>
              <w:t>20 years</w:t>
            </w:r>
          </w:p>
        </w:tc>
        <w:tc>
          <w:tcPr>
            <w:tcW w:w="0" w:type="auto"/>
            <w:tcBorders>
              <w:bottom w:val="single" w:sz="8" w:space="0" w:color="000000"/>
              <w:right w:val="single" w:sz="8" w:space="0" w:color="000000"/>
            </w:tcBorders>
            <w:vAlign w:val="center"/>
          </w:tcPr>
          <w:p w14:paraId="0D2C3A96" w14:textId="77777777" w:rsidR="001B1805" w:rsidRDefault="00372C4F">
            <w:pPr>
              <w:jc w:val="center"/>
            </w:pPr>
            <w:r>
              <w:t>Linear depreciation</w:t>
            </w:r>
          </w:p>
        </w:tc>
      </w:tr>
      <w:tr w:rsidR="001B1805" w14:paraId="327AF938"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73E54241" w14:textId="77777777" w:rsidR="001B1805" w:rsidRDefault="00497247">
            <w:pPr>
              <w:jc w:val="center"/>
            </w:pPr>
            <m:oMathPara>
              <m:oMathParaPr>
                <m:jc m:val="center"/>
              </m:oMathParaPr>
              <m:oMath>
                <m:m>
                  <m:mPr>
                    <m:plcHide m:val="1"/>
                    <m:mcs>
                      <m:mc>
                        <m:mcPr>
                          <m:count m:val="1"/>
                          <m:mcJc m:val="left"/>
                        </m:mcPr>
                      </m:mc>
                    </m:mcs>
                    <m:ctrlPr>
                      <w:rPr>
                        <w:rFonts w:ascii="Cambria Math" w:hAnsi="Cambria Math"/>
                        <w:i/>
                      </w:rPr>
                    </m:ctrlPr>
                  </m:mPr>
                  <m:mr>
                    <m:e>
                      <m:r>
                        <m:rPr>
                          <m:nor/>
                        </m:rPr>
                        <m:t> </m:t>
                      </m:r>
                      <m:r>
                        <m:rPr>
                          <m:nor/>
                        </m:rPr>
                        <m:t>Technical</m:t>
                      </m:r>
                      <m:r>
                        <m:rPr>
                          <m:nor/>
                        </m:rPr>
                        <m:t> </m:t>
                      </m:r>
                    </m:e>
                  </m:mr>
                  <m:mr>
                    <m:e>
                      <m:r>
                        <m:rPr>
                          <m:nor/>
                        </m:rPr>
                        <m:t> </m:t>
                      </m:r>
                      <m:r>
                        <m:rPr>
                          <m:nor/>
                        </m:rPr>
                        <m:t>lifetime</m:t>
                      </m:r>
                      <m:r>
                        <m:rPr>
                          <m:nor/>
                        </m:rPr>
                        <m:t> </m:t>
                      </m:r>
                    </m:e>
                  </m:mr>
                </m:m>
              </m:oMath>
            </m:oMathPara>
          </w:p>
        </w:tc>
        <w:tc>
          <w:tcPr>
            <w:tcW w:w="0" w:type="auto"/>
            <w:tcBorders>
              <w:bottom w:val="single" w:sz="8" w:space="0" w:color="000000"/>
              <w:right w:val="single" w:sz="8" w:space="0" w:color="000000"/>
            </w:tcBorders>
            <w:vAlign w:val="center"/>
          </w:tcPr>
          <w:p w14:paraId="3D2BB39F" w14:textId="77777777" w:rsidR="001B1805" w:rsidRDefault="00497247">
            <w:pPr>
              <w:jc w:val="center"/>
            </w:pPr>
            <m:oMathPara>
              <m:oMathParaPr>
                <m:jc m:val="center"/>
              </m:oMathParaPr>
              <m:oMath>
                <m:m>
                  <m:mPr>
                    <m:plcHide m:val="1"/>
                    <m:mcs>
                      <m:mc>
                        <m:mcPr>
                          <m:count m:val="1"/>
                          <m:mcJc m:val="left"/>
                        </m:mcPr>
                      </m:mc>
                    </m:mcs>
                    <m:ctrlPr>
                      <w:rPr>
                        <w:rFonts w:ascii="Cambria Math" w:hAnsi="Cambria Math"/>
                        <w:i/>
                      </w:rPr>
                    </m:ctrlPr>
                  </m:mPr>
                  <m:mr>
                    <m:e>
                      <m:r>
                        <m:rPr>
                          <m:nor/>
                        </m:rPr>
                        <m:t> </m:t>
                      </m:r>
                      <m:r>
                        <m:rPr>
                          <m:nor/>
                        </m:rPr>
                        <m:t>Existing pipelines</m:t>
                      </m:r>
                      <m:r>
                        <m:rPr>
                          <m:nor/>
                        </m:rPr>
                        <m:t> </m:t>
                      </m:r>
                    </m:e>
                  </m:mr>
                  <m:mr>
                    <m:e>
                      <m:r>
                        <m:rPr>
                          <m:nor/>
                        </m:rPr>
                        <m:t> </m:t>
                      </m:r>
                      <m:r>
                        <m:rPr>
                          <m:nor/>
                        </m:rPr>
                        <m:t>(all grid levels)</m:t>
                      </m:r>
                      <m:r>
                        <m:rPr>
                          <m:nor/>
                        </m:rPr>
                        <m:t> </m:t>
                      </m:r>
                    </m:e>
                  </m:mr>
                </m:m>
              </m:oMath>
            </m:oMathPara>
          </w:p>
        </w:tc>
        <w:tc>
          <w:tcPr>
            <w:tcW w:w="0" w:type="auto"/>
            <w:tcBorders>
              <w:bottom w:val="single" w:sz="8" w:space="0" w:color="000000"/>
              <w:right w:val="single" w:sz="8" w:space="0" w:color="000000"/>
            </w:tcBorders>
            <w:vAlign w:val="center"/>
          </w:tcPr>
          <w:p w14:paraId="5096A5EA" w14:textId="77777777" w:rsidR="001B1805" w:rsidRDefault="00372C4F">
            <w:pPr>
              <w:jc w:val="center"/>
            </w:pPr>
            <w:r>
              <w:t>70 years</w:t>
            </w:r>
          </w:p>
        </w:tc>
        <w:tc>
          <w:tcPr>
            <w:tcW w:w="0" w:type="auto"/>
            <w:tcBorders>
              <w:bottom w:val="single" w:sz="8" w:space="0" w:color="000000"/>
              <w:right w:val="single" w:sz="8" w:space="0" w:color="000000"/>
            </w:tcBorders>
            <w:vAlign w:val="center"/>
          </w:tcPr>
          <w:p w14:paraId="3E67E2F7" w14:textId="77777777" w:rsidR="001B1805" w:rsidRDefault="001B1805"/>
        </w:tc>
      </w:tr>
    </w:tbl>
    <w:p w14:paraId="32B7AADE" w14:textId="77777777" w:rsidR="001B1805" w:rsidRDefault="001B1805"/>
    <w:p w14:paraId="4B22D21A" w14:textId="77777777" w:rsidR="001B1805" w:rsidRDefault="00372C4F">
      <w:pPr>
        <w:spacing w:after="240"/>
      </w:pPr>
      <w:r>
        <w:t>Table A.1: Economic parameters for the gas grid</w:t>
      </w:r>
    </w:p>
    <w:tbl>
      <w:tblPr>
        <w:tblW w:w="0" w:type="auto"/>
        <w:jc w:val="center"/>
        <w:tblCellSpacing w:w="0" w:type="dxa"/>
        <w:tblCellMar>
          <w:top w:w="80" w:type="dxa"/>
          <w:left w:w="160" w:type="dxa"/>
          <w:bottom w:w="80" w:type="dxa"/>
          <w:right w:w="160" w:type="dxa"/>
        </w:tblCellMar>
        <w:tblLook w:val="0000" w:firstRow="0" w:lastRow="0" w:firstColumn="0" w:lastColumn="0" w:noHBand="0" w:noVBand="0"/>
      </w:tblPr>
      <w:tblGrid>
        <w:gridCol w:w="1932"/>
        <w:gridCol w:w="2067"/>
        <w:gridCol w:w="1890"/>
        <w:gridCol w:w="2682"/>
      </w:tblGrid>
      <w:tr w:rsidR="001B1805" w14:paraId="0EC566C5" w14:textId="77777777">
        <w:trPr>
          <w:cantSplit/>
          <w:tblCellSpacing w:w="0" w:type="dxa"/>
          <w:jc w:val="center"/>
        </w:trPr>
        <w:tc>
          <w:tcPr>
            <w:tcW w:w="0" w:type="auto"/>
            <w:tcBorders>
              <w:top w:val="single" w:sz="8" w:space="0" w:color="000000"/>
              <w:left w:val="single" w:sz="8" w:space="0" w:color="000000"/>
              <w:bottom w:val="single" w:sz="8" w:space="0" w:color="000000"/>
              <w:right w:val="single" w:sz="8" w:space="0" w:color="000000"/>
            </w:tcBorders>
            <w:vAlign w:val="center"/>
          </w:tcPr>
          <w:p w14:paraId="11E305EA" w14:textId="77777777" w:rsidR="001B1805" w:rsidRDefault="00497247">
            <w:pPr>
              <w:jc w:val="center"/>
            </w:pPr>
            <m:oMathPara>
              <m:oMathParaPr>
                <m:jc m:val="center"/>
              </m:oMathParaPr>
              <m:oMath>
                <m:m>
                  <m:mPr>
                    <m:plcHide m:val="1"/>
                    <m:mcs>
                      <m:mc>
                        <m:mcPr>
                          <m:count m:val="1"/>
                          <m:mcJc m:val="left"/>
                        </m:mcPr>
                      </m:mc>
                    </m:mcs>
                    <m:ctrlPr>
                      <w:rPr>
                        <w:rFonts w:ascii="Cambria Math" w:hAnsi="Cambria Math"/>
                        <w:i/>
                      </w:rPr>
                    </m:ctrlPr>
                  </m:mPr>
                  <m:mr>
                    <m:e>
                      <m:r>
                        <m:rPr>
                          <m:nor/>
                        </m:rPr>
                        <m:t> </m:t>
                      </m:r>
                      <m:r>
                        <m:rPr>
                          <m:nor/>
                        </m:rPr>
                        <m:t>Marginal</m:t>
                      </m:r>
                      <m:r>
                        <m:rPr>
                          <m:nor/>
                        </m:rPr>
                        <m:t> </m:t>
                      </m:r>
                    </m:e>
                  </m:mr>
                  <m:mr>
                    <m:e>
                      <m:r>
                        <m:rPr>
                          <m:nor/>
                        </m:rPr>
                        <m:t> </m:t>
                      </m:r>
                      <m:r>
                        <m:rPr>
                          <m:nor/>
                        </m:rPr>
                        <m:t>operating costs</m:t>
                      </m:r>
                      <m:r>
                        <m:rPr>
                          <m:nor/>
                        </m:rPr>
                        <m:t> </m:t>
                      </m:r>
                    </m:e>
                  </m:mr>
                  <m:mr>
                    <m:e>
                      <m:r>
                        <m:rPr>
                          <m:nor/>
                        </m:rPr>
                        <m:t> </m:t>
                      </m:r>
                      <m:r>
                        <m:rPr>
                          <m:nor/>
                        </m:rPr>
                        <m:t>(demand-side)</m:t>
                      </m:r>
                      <m:r>
                        <m:rPr>
                          <m:nor/>
                        </m:rPr>
                        <m:t> </m:t>
                      </m:r>
                    </m:e>
                  </m:mr>
                </m:m>
              </m:oMath>
            </m:oMathPara>
          </w:p>
        </w:tc>
        <w:tc>
          <w:tcPr>
            <w:tcW w:w="0" w:type="auto"/>
            <w:tcBorders>
              <w:top w:val="single" w:sz="8" w:space="0" w:color="000000"/>
              <w:bottom w:val="single" w:sz="8" w:space="0" w:color="000000"/>
              <w:right w:val="single" w:sz="8" w:space="0" w:color="000000"/>
            </w:tcBorders>
            <w:vAlign w:val="center"/>
          </w:tcPr>
          <w:p w14:paraId="4D66AD03" w14:textId="77777777" w:rsidR="001B1805" w:rsidRDefault="00497247">
            <w:pPr>
              <w:jc w:val="center"/>
            </w:pPr>
            <m:oMathPara>
              <m:oMathParaPr>
                <m:jc m:val="center"/>
              </m:oMathParaPr>
              <m:oMath>
                <m:m>
                  <m:mPr>
                    <m:plcHide m:val="1"/>
                    <m:mcs>
                      <m:mc>
                        <m:mcPr>
                          <m:count m:val="1"/>
                          <m:mcJc m:val="left"/>
                        </m:mcPr>
                      </m:mc>
                    </m:mcs>
                    <m:ctrlPr>
                      <w:rPr>
                        <w:rFonts w:ascii="Cambria Math" w:hAnsi="Cambria Math"/>
                        <w:i/>
                      </w:rPr>
                    </m:ctrlPr>
                  </m:mPr>
                  <m:mr>
                    <m:e>
                      <m:r>
                        <m:rPr>
                          <m:nor/>
                        </m:rPr>
                        <m:t> </m:t>
                      </m:r>
                      <m:r>
                        <m:rPr>
                          <m:nor/>
                        </m:rPr>
                        <m:t>Off-grid solution</m:t>
                      </m:r>
                      <m:r>
                        <m:rPr>
                          <m:nor/>
                        </m:rPr>
                        <m:t> </m:t>
                      </m:r>
                    </m:e>
                  </m:mr>
                  <m:mr>
                    <m:e>
                      <m:r>
                        <m:rPr>
                          <m:nor/>
                        </m:rPr>
                        <m:t> </m:t>
                      </m:r>
                      <m:r>
                        <m:rPr>
                          <m:nor/>
                        </m:rPr>
                        <m:t>(High-Pressure)</m:t>
                      </m:r>
                      <m:r>
                        <m:rPr>
                          <m:nor/>
                        </m:rPr>
                        <m:t> </m:t>
                      </m:r>
                    </m:e>
                  </m:mr>
                </m:m>
              </m:oMath>
            </m:oMathPara>
          </w:p>
        </w:tc>
        <w:tc>
          <w:tcPr>
            <w:tcW w:w="0" w:type="auto"/>
            <w:tcBorders>
              <w:top w:val="single" w:sz="8" w:space="0" w:color="000000"/>
              <w:bottom w:val="single" w:sz="8" w:space="0" w:color="000000"/>
              <w:right w:val="single" w:sz="8" w:space="0" w:color="000000"/>
            </w:tcBorders>
            <w:vAlign w:val="center"/>
          </w:tcPr>
          <w:p w14:paraId="77081F1B" w14:textId="77777777" w:rsidR="001B1805" w:rsidRDefault="00372C4F">
            <w:pPr>
              <w:jc w:val="center"/>
            </w:pPr>
            <m:oMathPara>
              <m:oMathParaPr>
                <m:jc m:val="center"/>
              </m:oMathParaPr>
              <m:oMath>
                <m:r>
                  <m:rPr>
                    <m:sty m:val="p"/>
                  </m:rPr>
                  <w:rPr>
                    <w:rFonts w:ascii="Cambria Math" w:hAnsi="Cambria Math"/>
                  </w:rPr>
                  <m:t>390EUR/MWh</m:t>
                </m:r>
              </m:oMath>
            </m:oMathPara>
          </w:p>
        </w:tc>
        <w:tc>
          <w:tcPr>
            <w:tcW w:w="0" w:type="auto"/>
            <w:tcBorders>
              <w:top w:val="single" w:sz="8" w:space="0" w:color="000000"/>
              <w:bottom w:val="single" w:sz="8" w:space="0" w:color="000000"/>
              <w:right w:val="single" w:sz="8" w:space="0" w:color="000000"/>
            </w:tcBorders>
            <w:vAlign w:val="center"/>
          </w:tcPr>
          <w:p w14:paraId="0D9E58E8" w14:textId="77777777" w:rsidR="001B1805" w:rsidRDefault="00497247">
            <w:pPr>
              <w:jc w:val="center"/>
            </w:pPr>
            <m:oMathPara>
              <m:oMathParaPr>
                <m:jc m:val="center"/>
              </m:oMathParaPr>
              <m:oMath>
                <m:m>
                  <m:mPr>
                    <m:plcHide m:val="1"/>
                    <m:mcs>
                      <m:mc>
                        <m:mcPr>
                          <m:count m:val="1"/>
                          <m:mcJc m:val="left"/>
                        </m:mcPr>
                      </m:mc>
                    </m:mcs>
                    <m:ctrlPr>
                      <w:rPr>
                        <w:rFonts w:ascii="Cambria Math" w:hAnsi="Cambria Math"/>
                        <w:i/>
                      </w:rPr>
                    </m:ctrlPr>
                  </m:mPr>
                  <m:mr>
                    <m:e>
                      <m:r>
                        <m:rPr>
                          <m:nor/>
                        </m:rPr>
                        <m:t> </m:t>
                      </m:r>
                      <m:r>
                        <m:rPr>
                          <m:nor/>
                        </m:rPr>
                        <m:t>Of which</m:t>
                      </m:r>
                      <m:r>
                        <m:rPr>
                          <m:nor/>
                        </m:rPr>
                        <m:t> </m:t>
                      </m:r>
                      <m:r>
                        <m:rPr>
                          <m:sty m:val="p"/>
                        </m:rPr>
                        <w:rPr>
                          <w:rFonts w:ascii="Cambria Math" w:hAnsi="Cambria Math"/>
                        </w:rPr>
                        <m:t>20EUR/MWh</m:t>
                      </m:r>
                    </m:e>
                  </m:mr>
                  <m:mr>
                    <m:e>
                      <m:r>
                        <m:rPr>
                          <m:nor/>
                        </m:rPr>
                        <m:t> </m:t>
                      </m:r>
                      <m:r>
                        <m:rPr>
                          <m:nor/>
                        </m:rPr>
                        <m:t>transport costs and</m:t>
                      </m:r>
                      <m:r>
                        <m:rPr>
                          <m:nor/>
                        </m:rPr>
                        <m:t> </m:t>
                      </m:r>
                    </m:e>
                  </m:mr>
                  <m:mr>
                    <m:e>
                      <m:r>
                        <m:rPr>
                          <m:sty m:val="p"/>
                        </m:rPr>
                        <w:rPr>
                          <w:rFonts w:ascii="Cambria Math" w:hAnsi="Cambria Math"/>
                        </w:rPr>
                        <m:t>370EUR/MWh</m:t>
                      </m:r>
                      <m:r>
                        <m:rPr>
                          <m:nor/>
                        </m:rPr>
                        <m:t> </m:t>
                      </m:r>
                      <m:r>
                        <m:rPr>
                          <m:nor/>
                        </m:rPr>
                        <m:t>storage</m:t>
                      </m:r>
                      <m:r>
                        <m:rPr>
                          <m:nor/>
                        </m:rPr>
                        <m:t> </m:t>
                      </m:r>
                    </m:e>
                  </m:mr>
                  <m:mr>
                    <m:e>
                      <m:r>
                        <m:rPr>
                          <m:nor/>
                        </m:rPr>
                        <m:t> </m:t>
                      </m:r>
                      <m:r>
                        <m:rPr>
                          <m:nor/>
                        </m:rPr>
                        <m:t>costs (two-month gas</m:t>
                      </m:r>
                      <m:r>
                        <m:rPr>
                          <m:nor/>
                        </m:rPr>
                        <m:t> </m:t>
                      </m:r>
                    </m:e>
                  </m:mr>
                  <m:mr>
                    <m:e>
                      <m:r>
                        <m:rPr>
                          <m:nor/>
                        </m:rPr>
                        <m:t> </m:t>
                      </m:r>
                      <m:r>
                        <m:rPr>
                          <m:nor/>
                        </m:rPr>
                        <m:t>storage)</m:t>
                      </m:r>
                      <m:r>
                        <m:rPr>
                          <m:nor/>
                        </m:rPr>
                        <m:t> </m:t>
                      </m:r>
                    </m:e>
                  </m:mr>
                </m:m>
              </m:oMath>
            </m:oMathPara>
          </w:p>
        </w:tc>
      </w:tr>
      <w:tr w:rsidR="001B1805" w14:paraId="502386D5" w14:textId="77777777">
        <w:trPr>
          <w:cantSplit/>
          <w:tblCellSpacing w:w="0" w:type="dxa"/>
          <w:jc w:val="center"/>
        </w:trPr>
        <w:tc>
          <w:tcPr>
            <w:tcW w:w="0" w:type="auto"/>
            <w:tcBorders>
              <w:left w:val="single" w:sz="8" w:space="0" w:color="000000"/>
              <w:bottom w:val="single" w:sz="8" w:space="0" w:color="000000"/>
              <w:right w:val="single" w:sz="8" w:space="0" w:color="000000"/>
            </w:tcBorders>
            <w:vAlign w:val="center"/>
          </w:tcPr>
          <w:p w14:paraId="460446AB" w14:textId="77777777" w:rsidR="001B1805" w:rsidRDefault="00497247">
            <w:pPr>
              <w:jc w:val="center"/>
            </w:pPr>
            <m:oMathPara>
              <m:oMathParaPr>
                <m:jc m:val="center"/>
              </m:oMathParaPr>
              <m:oMath>
                <m:m>
                  <m:mPr>
                    <m:plcHide m:val="1"/>
                    <m:mcs>
                      <m:mc>
                        <m:mcPr>
                          <m:count m:val="1"/>
                          <m:mcJc m:val="left"/>
                        </m:mcPr>
                      </m:mc>
                    </m:mcs>
                    <m:ctrlPr>
                      <w:rPr>
                        <w:rFonts w:ascii="Cambria Math" w:hAnsi="Cambria Math"/>
                        <w:i/>
                      </w:rPr>
                    </m:ctrlPr>
                  </m:mPr>
                  <m:mr>
                    <m:e>
                      <m:r>
                        <m:rPr>
                          <m:nor/>
                        </m:rPr>
                        <m:t> </m:t>
                      </m:r>
                      <m:r>
                        <m:rPr>
                          <m:nor/>
                        </m:rPr>
                        <m:t>Marginal</m:t>
                      </m:r>
                      <m:r>
                        <m:rPr>
                          <m:nor/>
                        </m:rPr>
                        <m:t> </m:t>
                      </m:r>
                    </m:e>
                  </m:mr>
                  <m:mr>
                    <m:e>
                      <m:r>
                        <m:rPr>
                          <m:nor/>
                        </m:rPr>
                        <m:t> </m:t>
                      </m:r>
                      <m:r>
                        <m:rPr>
                          <m:nor/>
                        </m:rPr>
                        <m:t>operating costs</m:t>
                      </m:r>
                      <m:r>
                        <m:rPr>
                          <m:nor/>
                        </m:rPr>
                        <m:t> </m:t>
                      </m:r>
                    </m:e>
                  </m:mr>
                  <m:mr>
                    <m:e>
                      <m:r>
                        <m:rPr>
                          <m:nor/>
                        </m:rPr>
                        <m:t> </m:t>
                      </m:r>
                      <m:r>
                        <m:rPr>
                          <m:nor/>
                        </m:rPr>
                        <m:t>(demand-side)</m:t>
                      </m:r>
                      <m:r>
                        <m:rPr>
                          <m:nor/>
                        </m:rPr>
                        <m:t> </m:t>
                      </m:r>
                    </m:e>
                  </m:mr>
                </m:m>
              </m:oMath>
            </m:oMathPara>
          </w:p>
        </w:tc>
        <w:tc>
          <w:tcPr>
            <w:tcW w:w="0" w:type="auto"/>
            <w:tcBorders>
              <w:bottom w:val="single" w:sz="8" w:space="0" w:color="000000"/>
              <w:right w:val="single" w:sz="8" w:space="0" w:color="000000"/>
            </w:tcBorders>
            <w:vAlign w:val="center"/>
          </w:tcPr>
          <w:p w14:paraId="2D17E351" w14:textId="77777777" w:rsidR="001B1805" w:rsidRDefault="00497247">
            <w:pPr>
              <w:jc w:val="center"/>
            </w:pPr>
            <m:oMathPara>
              <m:oMathParaPr>
                <m:jc m:val="center"/>
              </m:oMathParaPr>
              <m:oMath>
                <m:m>
                  <m:mPr>
                    <m:plcHide m:val="1"/>
                    <m:mcs>
                      <m:mc>
                        <m:mcPr>
                          <m:count m:val="1"/>
                          <m:mcJc m:val="left"/>
                        </m:mcPr>
                      </m:mc>
                    </m:mcs>
                    <m:ctrlPr>
                      <w:rPr>
                        <w:rFonts w:ascii="Cambria Math" w:hAnsi="Cambria Math"/>
                        <w:i/>
                      </w:rPr>
                    </m:ctrlPr>
                  </m:mPr>
                  <m:mr>
                    <m:e>
                      <m:r>
                        <m:rPr>
                          <m:nor/>
                        </m:rPr>
                        <m:t> </m:t>
                      </m:r>
                      <m:r>
                        <m:rPr>
                          <m:nor/>
                        </m:rPr>
                        <m:t>Off-grid solution</m:t>
                      </m:r>
                      <m:r>
                        <m:rPr>
                          <m:nor/>
                        </m:rPr>
                        <m:t> </m:t>
                      </m:r>
                    </m:e>
                  </m:mr>
                  <m:mr>
                    <m:e>
                      <m:r>
                        <m:rPr>
                          <m:nor/>
                        </m:rPr>
                        <m:t> </m:t>
                      </m:r>
                      <m:r>
                        <m:rPr>
                          <m:nor/>
                        </m:rPr>
                        <m:t>(Mid-Pressure)</m:t>
                      </m:r>
                      <m:r>
                        <m:rPr>
                          <m:nor/>
                        </m:rPr>
                        <m:t> </m:t>
                      </m:r>
                    </m:e>
                  </m:mr>
                </m:m>
              </m:oMath>
            </m:oMathPara>
          </w:p>
        </w:tc>
        <w:tc>
          <w:tcPr>
            <w:tcW w:w="0" w:type="auto"/>
            <w:tcBorders>
              <w:bottom w:val="single" w:sz="8" w:space="0" w:color="000000"/>
              <w:right w:val="single" w:sz="8" w:space="0" w:color="000000"/>
            </w:tcBorders>
            <w:vAlign w:val="center"/>
          </w:tcPr>
          <w:p w14:paraId="08786210" w14:textId="77777777" w:rsidR="001B1805" w:rsidRDefault="00372C4F">
            <w:pPr>
              <w:jc w:val="center"/>
            </w:pPr>
            <m:oMathPara>
              <m:oMathParaPr>
                <m:jc m:val="center"/>
              </m:oMathParaPr>
              <m:oMath>
                <m:r>
                  <m:rPr>
                    <m:sty m:val="p"/>
                  </m:rPr>
                  <w:rPr>
                    <w:rFonts w:ascii="Cambria Math" w:hAnsi="Cambria Math"/>
                  </w:rPr>
                  <m:t>216.5EUR/MWh</m:t>
                </m:r>
              </m:oMath>
            </m:oMathPara>
          </w:p>
        </w:tc>
        <w:tc>
          <w:tcPr>
            <w:tcW w:w="0" w:type="auto"/>
            <w:tcBorders>
              <w:bottom w:val="single" w:sz="8" w:space="0" w:color="000000"/>
              <w:right w:val="single" w:sz="8" w:space="0" w:color="000000"/>
            </w:tcBorders>
            <w:vAlign w:val="center"/>
          </w:tcPr>
          <w:p w14:paraId="0D56A5CE" w14:textId="77777777" w:rsidR="001B1805" w:rsidRDefault="00497247">
            <w:pPr>
              <w:jc w:val="center"/>
            </w:pPr>
            <m:oMathPara>
              <m:oMathParaPr>
                <m:jc m:val="center"/>
              </m:oMathParaPr>
              <m:oMath>
                <m:m>
                  <m:mPr>
                    <m:plcHide m:val="1"/>
                    <m:mcs>
                      <m:mc>
                        <m:mcPr>
                          <m:count m:val="1"/>
                          <m:mcJc m:val="left"/>
                        </m:mcPr>
                      </m:mc>
                    </m:mcs>
                    <m:ctrlPr>
                      <w:rPr>
                        <w:rFonts w:ascii="Cambria Math" w:hAnsi="Cambria Math"/>
                        <w:i/>
                      </w:rPr>
                    </m:ctrlPr>
                  </m:mPr>
                  <m:mr>
                    <m:e>
                      <m:r>
                        <m:rPr>
                          <m:nor/>
                        </m:rPr>
                        <m:t> </m:t>
                      </m:r>
                      <m:r>
                        <m:rPr>
                          <m:nor/>
                        </m:rPr>
                        <m:t>Of which</m:t>
                      </m:r>
                      <m:r>
                        <m:rPr>
                          <m:nor/>
                        </m:rPr>
                        <m:t> </m:t>
                      </m:r>
                    </m:e>
                  </m:mr>
                  <m:mr>
                    <m:e>
                      <m:r>
                        <m:rPr>
                          <m:sty m:val="p"/>
                        </m:rPr>
                        <w:rPr>
                          <w:rFonts w:ascii="Cambria Math" w:hAnsi="Cambria Math"/>
                        </w:rPr>
                        <m:t>16.5</m:t>
                      </m:r>
                      <m:r>
                        <m:rPr>
                          <m:nor/>
                        </m:rPr>
                        <m:t> </m:t>
                      </m:r>
                      <m:r>
                        <m:rPr>
                          <m:nor/>
                        </m:rPr>
                        <m:t>EUR/MWh</m:t>
                      </m:r>
                      <m:r>
                        <m:rPr>
                          <m:nor/>
                        </m:rPr>
                        <m:t> </m:t>
                      </m:r>
                    </m:e>
                  </m:mr>
                  <m:mr>
                    <m:e>
                      <m:r>
                        <m:rPr>
                          <m:nor/>
                        </m:rPr>
                        <m:t> </m:t>
                      </m:r>
                      <m:r>
                        <m:rPr>
                          <m:nor/>
                        </m:rPr>
                        <m:t>transport costs and</m:t>
                      </m:r>
                      <m:r>
                        <m:rPr>
                          <m:nor/>
                        </m:rPr>
                        <m:t> </m:t>
                      </m:r>
                    </m:e>
                  </m:mr>
                  <m:mr>
                    <m:e>
                      <m:r>
                        <m:rPr>
                          <m:sty m:val="p"/>
                        </m:rPr>
                        <w:rPr>
                          <w:rFonts w:ascii="Cambria Math" w:hAnsi="Cambria Math"/>
                        </w:rPr>
                        <m:t>200</m:t>
                      </m:r>
                      <m:r>
                        <m:rPr>
                          <m:nor/>
                        </m:rPr>
                        <m:t> </m:t>
                      </m:r>
                      <m:r>
                        <m:rPr>
                          <m:nor/>
                        </m:rPr>
                        <m:t>EUR/MWh storage</m:t>
                      </m:r>
                      <m:r>
                        <m:rPr>
                          <m:nor/>
                        </m:rPr>
                        <m:t> </m:t>
                      </m:r>
                    </m:e>
                  </m:mr>
                  <m:mr>
                    <m:e>
                      <m:r>
                        <m:rPr>
                          <m:nor/>
                        </m:rPr>
                        <m:t> </m:t>
                      </m:r>
                      <m:r>
                        <m:rPr>
                          <m:nor/>
                        </m:rPr>
                        <m:t>costs (one-month gas</m:t>
                      </m:r>
                      <m:r>
                        <m:rPr>
                          <m:nor/>
                        </m:rPr>
                        <m:t> </m:t>
                      </m:r>
                    </m:e>
                  </m:mr>
                  <m:mr>
                    <m:e>
                      <m:r>
                        <m:rPr>
                          <m:nor/>
                        </m:rPr>
                        <m:t> </m:t>
                      </m:r>
                      <m:r>
                        <m:rPr>
                          <m:nor/>
                        </m:rPr>
                        <m:t>storage)</m:t>
                      </m:r>
                      <m:r>
                        <m:rPr>
                          <m:nor/>
                        </m:rPr>
                        <m:t> </m:t>
                      </m:r>
                    </m:e>
                  </m:mr>
                </m:m>
              </m:oMath>
            </m:oMathPara>
          </w:p>
        </w:tc>
      </w:tr>
    </w:tbl>
    <w:p w14:paraId="7DF87FA7" w14:textId="77777777" w:rsidR="001B1805" w:rsidRDefault="001B1805"/>
    <w:p w14:paraId="4146278C" w14:textId="77777777" w:rsidR="001B1805" w:rsidRDefault="00372C4F">
      <w:pPr>
        <w:spacing w:after="240"/>
      </w:pPr>
      <w:r>
        <w:t>Table A.2: Economic parameters for the alternative off-grid solution (trucking and on-site gas storage)</w:t>
      </w:r>
    </w:p>
    <w:p w14:paraId="3B6805B1" w14:textId="77777777" w:rsidR="001B1805" w:rsidRDefault="00372C4F">
      <w:pPr>
        <w:jc w:val="center"/>
      </w:pPr>
      <w:r>
        <w:rPr>
          <w:noProof/>
          <w:lang w:val="en-IN" w:eastAsia="ja-JP"/>
        </w:rPr>
        <w:lastRenderedPageBreak/>
        <w:drawing>
          <wp:inline distT="0" distB="0" distL="0" distR="0" wp14:anchorId="4B242EC6" wp14:editId="462336AC">
            <wp:extent cx="5486400" cy="2958957"/>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9" name="2023_09_14_8ee7960f0775a57ed0a7g-41.jpeg"/>
                    <pic:cNvPicPr/>
                  </pic:nvPicPr>
                  <pic:blipFill>
                    <a:blip r:embed="rId26" cstate="print"/>
                    <a:srcRect/>
                    <a:stretch>
                      <a:fillRect/>
                    </a:stretch>
                  </pic:blipFill>
                  <pic:spPr>
                    <a:xfrm>
                      <a:off x="0" y="0"/>
                      <a:ext cx="5486400" cy="2958957"/>
                    </a:xfrm>
                    <a:prstGeom prst="rect">
                      <a:avLst/>
                    </a:prstGeom>
                  </pic:spPr>
                </pic:pic>
              </a:graphicData>
            </a:graphic>
          </wp:inline>
        </w:drawing>
      </w:r>
    </w:p>
    <w:p w14:paraId="20AF3D5B" w14:textId="77777777" w:rsidR="001B1805" w:rsidRDefault="00372C4F">
      <w:pPr>
        <w:spacing w:after="240"/>
      </w:pPr>
      <w:r>
        <w:t xml:space="preserve">Figure D.3: Illustration of the model's economic decision between piped gas supply and the off-grid solution. The amount of gas transported corresponds to </w:t>
      </w:r>
      <m:oMath>
        <m:r>
          <m:rPr>
            <m:sty m:val="p"/>
          </m:rPr>
          <w:rPr>
            <w:rFonts w:ascii="Cambria Math" w:hAnsi="Cambria Math"/>
          </w:rPr>
          <m:t>1%</m:t>
        </m:r>
      </m:oMath>
      <w:r>
        <w:t xml:space="preserve"> of the total transport capacity (determined by an operation of the pipeline at its maximum capacity for the entire year).</w:t>
      </w:r>
    </w:p>
    <w:p w14:paraId="7DD18EAB" w14:textId="77777777" w:rsidR="001B1805" w:rsidRDefault="00497247">
      <w:pPr>
        <w:rPr>
          <w:noProof/>
        </w:rPr>
      </w:pPr>
      <w:r>
        <w:rPr>
          <w:noProof/>
        </w:rPr>
        <w:pict w14:anchorId="4FF54F08">
          <v:rect id="_x0000_i1025" alt="" style="width:484.45pt;height:.05pt;mso-width-percent:0;mso-height-percent:0;mso-width-percent:0;mso-height-percent:0" o:hralign="center" o:hrstd="t" o:hr="t"/>
        </w:pict>
      </w:r>
    </w:p>
    <w:bookmarkStart w:id="619" w:name="fn1"/>
    <w:bookmarkEnd w:id="619"/>
    <w:p w14:paraId="6B5B2251" w14:textId="58B7081C" w:rsidR="001B1805" w:rsidRDefault="00497247">
      <w:pPr>
        <w:numPr>
          <w:ilvl w:val="0"/>
          <w:numId w:val="11"/>
        </w:numPr>
        <w:spacing w:after="240"/>
      </w:pPr>
      <m:oMath>
        <m:sSup>
          <m:sSupPr>
            <m:ctrlPr>
              <w:rPr>
                <w:rFonts w:ascii="Cambria Math" w:hAnsi="Cambria Math"/>
              </w:rPr>
            </m:ctrlPr>
          </m:sSupPr>
          <m:e>
            <m:r>
              <w:rPr>
                <w:rFonts w:ascii="Cambria Math" w:hAnsi="Cambria Math"/>
              </w:rPr>
              <m:t xml:space="preserve"> </m:t>
            </m:r>
          </m:e>
          <m:sup>
            <m:r>
              <m:rPr>
                <m:sty m:val="p"/>
              </m:rPr>
              <w:rPr>
                <w:rFonts w:ascii="Cambria Math" w:hAnsi="Cambria Math"/>
              </w:rPr>
              <m:t>1</m:t>
            </m:r>
          </m:sup>
        </m:sSup>
      </m:oMath>
      <w:r w:rsidR="00372C4F">
        <w:t xml:space="preserve"> To help the reader, the following should be noted briefly. Large parts of this paper can also be found in the comprehensive report "Role of the gas infrastrucutre in a climateneutral Austria" (original title in German language: Rolle der </w:t>
      </w:r>
      <w:proofErr w:type="spellStart"/>
      <w:r w:rsidR="00372C4F">
        <w:t>Gasinfrastruktur</w:t>
      </w:r>
      <w:proofErr w:type="spellEnd"/>
      <w:r w:rsidR="00372C4F">
        <w:t xml:space="preserve"> in </w:t>
      </w:r>
      <w:proofErr w:type="spellStart"/>
      <w:r w:rsidR="00372C4F">
        <w:t>einem</w:t>
      </w:r>
      <w:proofErr w:type="spellEnd"/>
      <w:r w:rsidR="00372C4F">
        <w:t xml:space="preserve"> </w:t>
      </w:r>
      <w:proofErr w:type="spellStart"/>
      <w:r w:rsidR="00372C4F">
        <w:t>klimaneutralen</w:t>
      </w:r>
      <w:proofErr w:type="spellEnd"/>
      <w:r w:rsidR="00372C4F">
        <w:t xml:space="preserve"> </w:t>
      </w:r>
      <w:r w:rsidR="00372C4F">
        <w:t>Ö</w:t>
      </w:r>
      <w:r w:rsidR="00372C4F">
        <w:t>sterreich) published by the Federal Ministry Republic of Republic Austria for Climate Action, Environment, Energy, Mobility, Innovation</w:t>
      </w:r>
      <w:ins w:id="620" w:author="Author" w:date="2023-09-20T10:25:00Z">
        <w:r w:rsidR="00AC33B5">
          <w:t>, and</w:t>
        </w:r>
      </w:ins>
      <w:del w:id="621" w:author="Author" w:date="2023-09-20T10:25:00Z">
        <w:r w:rsidR="00372C4F" w:rsidDel="00AC33B5">
          <w:delText xml:space="preserve"> and</w:delText>
        </w:r>
      </w:del>
      <w:r w:rsidR="00372C4F">
        <w:t xml:space="preserve"> Technology 68. The authors of the paper here are the main authors of the full report. Against this background, the paper here is an attempt to publish the quintessence of this report and thus make it available, in particular, to the scientific community. This is explicitly mentioned here because the authors are aware that the text in this paper is deliberately kept rather short at some points in the methods section, for example in the description of the scenarios. If necessary, the full report can be consulted for additional information.</w:t>
      </w:r>
    </w:p>
    <w:bookmarkStart w:id="622" w:name="fn2"/>
    <w:bookmarkEnd w:id="622"/>
    <w:p w14:paraId="2240625B" w14:textId="7E2FC150" w:rsidR="001B1805" w:rsidRDefault="00497247">
      <w:pPr>
        <w:numPr>
          <w:ilvl w:val="0"/>
          <w:numId w:val="12"/>
        </w:numPr>
        <w:spacing w:after="240"/>
      </w:pPr>
      <m:oMath>
        <m:sSup>
          <m:sSupPr>
            <m:ctrlPr>
              <w:rPr>
                <w:rFonts w:ascii="Cambria Math" w:hAnsi="Cambria Math"/>
              </w:rPr>
            </m:ctrlPr>
          </m:sSupPr>
          <m:e>
            <m:r>
              <w:rPr>
                <w:rFonts w:ascii="Cambria Math" w:hAnsi="Cambria Math"/>
              </w:rPr>
              <m:t xml:space="preserve"> </m:t>
            </m:r>
          </m:e>
          <m:sup>
            <m:r>
              <m:rPr>
                <m:sty m:val="p"/>
              </m:rPr>
              <w:rPr>
                <w:rFonts w:ascii="Cambria Math" w:hAnsi="Cambria Math"/>
              </w:rPr>
              <m:t>2</m:t>
            </m:r>
          </m:sup>
        </m:sSup>
      </m:oMath>
      <w:r w:rsidR="00372C4F">
        <w:t xml:space="preserve"> The situation of no capital costs of the existing grid can be particularly considered in the case study analy</w:t>
      </w:r>
      <w:ins w:id="623" w:author="Author" w:date="2023-09-20T10:12:00Z">
        <w:r w:rsidR="0070781B">
          <w:t>z</w:t>
        </w:r>
      </w:ins>
      <w:del w:id="624" w:author="Author" w:date="2023-09-20T10:12:00Z">
        <w:r w:rsidR="00372C4F" w:rsidDel="0070781B">
          <w:delText>s</w:delText>
        </w:r>
      </w:del>
      <w:r w:rsidR="00372C4F">
        <w:t>ed here. More details can be found in the detailed description of the Austrian gas grid in section 3.2</w:t>
      </w:r>
    </w:p>
    <w:bookmarkStart w:id="625" w:name="fn3"/>
    <w:bookmarkEnd w:id="625"/>
    <w:p w14:paraId="1B0A0A50" w14:textId="77777777" w:rsidR="001B1805" w:rsidRDefault="00497247">
      <w:pPr>
        <w:numPr>
          <w:ilvl w:val="0"/>
          <w:numId w:val="13"/>
        </w:numPr>
        <w:spacing w:after="240"/>
      </w:pPr>
      <m:oMath>
        <m:sSup>
          <m:sSupPr>
            <m:ctrlPr>
              <w:rPr>
                <w:rFonts w:ascii="Cambria Math" w:hAnsi="Cambria Math"/>
              </w:rPr>
            </m:ctrlPr>
          </m:sSupPr>
          <m:e>
            <m:r>
              <w:rPr>
                <w:rFonts w:ascii="Cambria Math" w:hAnsi="Cambria Math"/>
              </w:rPr>
              <m:t xml:space="preserve"> </m:t>
            </m:r>
          </m:e>
          <m:sup>
            <m:r>
              <m:rPr>
                <m:sty m:val="p"/>
              </m:rPr>
              <w:rPr>
                <w:rFonts w:ascii="Cambria Math" w:hAnsi="Cambria Math"/>
              </w:rPr>
              <m:t>4</m:t>
            </m:r>
          </m:sup>
        </m:sSup>
      </m:oMath>
      <w:r w:rsidR="00372C4F">
        <w:t xml:space="preserve"> In reality, these gas pipelines, especially at the transmission and high-pressure levels, can form the core of a hydrogen grid. For further details, see for example, the plans for the Austrian hydrogen grid by 2030 published by the Austrian gas grid operator 71</w:t>
      </w:r>
      <w:del w:id="626" w:author="Author" w:date="2023-09-20T10:32:00Z">
        <w:r w:rsidR="00372C4F" w:rsidDel="00796B05">
          <w:delText xml:space="preserve"> </w:delText>
        </w:r>
      </w:del>
      <w:r w:rsidR="00372C4F">
        <w:t>.</w:t>
      </w:r>
    </w:p>
    <w:bookmarkStart w:id="627" w:name="fn4"/>
    <w:bookmarkEnd w:id="627"/>
    <w:p w14:paraId="6B3A5CF3" w14:textId="77777777" w:rsidR="001B1805" w:rsidRDefault="00497247">
      <w:pPr>
        <w:numPr>
          <w:ilvl w:val="0"/>
          <w:numId w:val="14"/>
        </w:numPr>
        <w:spacing w:after="240"/>
      </w:pPr>
      <m:oMath>
        <m:sSup>
          <m:sSupPr>
            <m:ctrlPr>
              <w:rPr>
                <w:rFonts w:ascii="Cambria Math" w:hAnsi="Cambria Math"/>
              </w:rPr>
            </m:ctrlPr>
          </m:sSupPr>
          <m:e>
            <m:r>
              <w:rPr>
                <w:rFonts w:ascii="Cambria Math" w:hAnsi="Cambria Math"/>
              </w:rPr>
              <m:t xml:space="preserve"> </m:t>
            </m:r>
          </m:e>
          <m:sup>
            <m:r>
              <m:rPr>
                <m:sty m:val="p"/>
              </m:rPr>
              <w:rPr>
                <w:rFonts w:ascii="Cambria Math" w:hAnsi="Cambria Math"/>
              </w:rPr>
              <m:t>5</m:t>
            </m:r>
          </m:sup>
        </m:sSup>
      </m:oMath>
      <w:r w:rsidR="00372C4F">
        <w:t xml:space="preserve"> In addition, lowering the operating pressure levels also affects and supports domestic renewable gas generation. On the one hand, generation plants require less energy to compress their gas, and on the other hand, their connection costs </w:t>
      </w:r>
      <w:r w:rsidR="00372C4F">
        <w:lastRenderedPageBreak/>
        <w:t>are reduced, as the costs are highly dependent on the pressure levels in the grid. For more information from the field, see 73</w:t>
      </w:r>
      <w:del w:id="628" w:author="Author" w:date="2023-09-20T10:33:00Z">
        <w:r w:rsidR="00372C4F" w:rsidDel="00796B05">
          <w:delText xml:space="preserve"> </w:delText>
        </w:r>
      </w:del>
      <w:r w:rsidR="00372C4F">
        <w:t>.</w:t>
      </w:r>
    </w:p>
    <w:sectPr w:rsidR="001B1805">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uthor" w:date="2023-09-20T10:27:00Z" w:initials="Editor">
    <w:p w14:paraId="65873A40" w14:textId="1882C6B1" w:rsidR="00796B05" w:rsidRDefault="005A4329" w:rsidP="00796B05">
      <w:pPr>
        <w:rPr>
          <w:rFonts w:eastAsia="Times New Roman"/>
          <w:color w:val="D52B1E"/>
          <w:sz w:val="16"/>
          <w:szCs w:val="16"/>
          <w:lang w:val="en-IN"/>
        </w:rPr>
      </w:pPr>
      <w:r>
        <w:rPr>
          <w:rStyle w:val="CommentReference"/>
        </w:rPr>
        <w:annotationRef/>
      </w:r>
    </w:p>
    <w:p w14:paraId="0FD2A5C9" w14:textId="77777777" w:rsidR="00796B05" w:rsidRDefault="00796B05" w:rsidP="00796B05">
      <w:pPr>
        <w:rPr>
          <w:rFonts w:eastAsia="Times New Roman"/>
          <w:color w:val="D52B1E"/>
          <w:sz w:val="16"/>
          <w:szCs w:val="16"/>
          <w:lang w:val="en-IN"/>
        </w:rPr>
      </w:pPr>
      <w:r>
        <w:rPr>
          <w:rFonts w:eastAsia="Times New Roman"/>
          <w:color w:val="D52B1E"/>
          <w:sz w:val="16"/>
          <w:szCs w:val="16"/>
          <w:lang w:val="en-IN"/>
        </w:rPr>
        <w:t>Editor Message</w:t>
      </w:r>
    </w:p>
    <w:p w14:paraId="1F2EBF27" w14:textId="77777777" w:rsidR="00796B05" w:rsidRDefault="00796B05" w:rsidP="00796B05">
      <w:pPr>
        <w:rPr>
          <w:rFonts w:eastAsia="Times New Roman"/>
          <w:color w:val="D52B1E"/>
          <w:sz w:val="16"/>
          <w:szCs w:val="16"/>
          <w:lang w:val="en-IN"/>
        </w:rPr>
      </w:pPr>
      <w:r>
        <w:rPr>
          <w:rFonts w:eastAsia="Times New Roman"/>
          <w:color w:val="D52B1E"/>
          <w:sz w:val="16"/>
          <w:szCs w:val="16"/>
          <w:lang w:val="en-IN"/>
        </w:rPr>
        <w:t>Thank you for entrusting us with your manuscript and opting for our Proofreading service. I have proofread your document and overall the document required moderate changes with regard to grammar and punctuation. I hope that the revisions meet your expectations from this service.</w:t>
      </w:r>
    </w:p>
    <w:p w14:paraId="5F67F84F" w14:textId="77777777" w:rsidR="00796B05" w:rsidRDefault="00796B05" w:rsidP="00796B05">
      <w:pPr>
        <w:rPr>
          <w:rFonts w:eastAsia="Times New Roman"/>
          <w:color w:val="D52B1E"/>
          <w:sz w:val="16"/>
          <w:szCs w:val="16"/>
          <w:lang w:val="en-IN"/>
        </w:rPr>
      </w:pPr>
    </w:p>
    <w:p w14:paraId="32ADD0EE" w14:textId="77777777" w:rsidR="00796B05" w:rsidRDefault="00796B05" w:rsidP="00796B05">
      <w:pPr>
        <w:rPr>
          <w:rFonts w:eastAsia="Times New Roman"/>
          <w:color w:val="D52B1E"/>
          <w:sz w:val="16"/>
          <w:szCs w:val="16"/>
          <w:lang w:val="en-IN"/>
        </w:rPr>
      </w:pPr>
      <w:r>
        <w:rPr>
          <w:rFonts w:eastAsia="Times New Roman"/>
          <w:color w:val="D52B1E"/>
          <w:sz w:val="16"/>
          <w:szCs w:val="16"/>
          <w:lang w:val="en-IN"/>
        </w:rPr>
        <w:t>Please be assured that I have edited the document to the best of my ability and have clarified relevant changes through remarks. As a step toward successful publication, I suggest that you resolve all the remarks in the file and contact us in case of any clarifications.</w:t>
      </w:r>
    </w:p>
    <w:p w14:paraId="51351952" w14:textId="77777777" w:rsidR="00796B05" w:rsidRDefault="00796B05" w:rsidP="00796B05">
      <w:pPr>
        <w:rPr>
          <w:rFonts w:eastAsia="Times New Roman"/>
          <w:color w:val="D52B1E"/>
          <w:sz w:val="16"/>
          <w:szCs w:val="16"/>
          <w:lang w:val="en-IN"/>
        </w:rPr>
      </w:pPr>
    </w:p>
    <w:p w14:paraId="7D1936FA" w14:textId="77777777" w:rsidR="00796B05" w:rsidRDefault="00796B05" w:rsidP="00796B05">
      <w:pPr>
        <w:rPr>
          <w:rFonts w:eastAsia="Times New Roman"/>
          <w:color w:val="D52B1E"/>
          <w:sz w:val="16"/>
          <w:szCs w:val="16"/>
          <w:lang w:val="en-IN"/>
        </w:rPr>
      </w:pPr>
      <w:r>
        <w:rPr>
          <w:rFonts w:eastAsia="Times New Roman"/>
          <w:color w:val="D52B1E"/>
          <w:sz w:val="16"/>
          <w:szCs w:val="16"/>
          <w:lang w:val="en-IN"/>
        </w:rPr>
        <w:t>I wish you good luck for the successful publication of your document and look forward to working with you again.</w:t>
      </w:r>
    </w:p>
    <w:p w14:paraId="6CF3DE88" w14:textId="62ACED75" w:rsidR="005A4329" w:rsidRPr="00796B05" w:rsidRDefault="005A4329">
      <w:pPr>
        <w:pStyle w:val="CommentText"/>
        <w:rPr>
          <w:lang w:val="en-IN"/>
        </w:rPr>
      </w:pPr>
    </w:p>
  </w:comment>
  <w:comment w:id="1" w:author="Author" w:date="2023-09-20T10:34:00Z" w:initials="Editor">
    <w:p w14:paraId="77D63DCB" w14:textId="6334F231" w:rsidR="00CE65DF" w:rsidRDefault="00CE65DF">
      <w:pPr>
        <w:pStyle w:val="CommentText"/>
      </w:pPr>
      <w:r>
        <w:rPr>
          <w:rStyle w:val="CommentReference"/>
        </w:rPr>
        <w:annotationRef/>
      </w:r>
      <w:r>
        <w:t>Remark: Please note as this is a converted file, the placement of figures and tables might be hampered. Please check this prior to submission.</w:t>
      </w:r>
    </w:p>
  </w:comment>
  <w:comment w:id="2" w:author="Author" w:date="2023-09-20T10:37:00Z" w:initials="Editor">
    <w:p w14:paraId="2C66B5F4" w14:textId="491BF0C1" w:rsidR="00183C0B" w:rsidRDefault="00183C0B">
      <w:pPr>
        <w:pStyle w:val="CommentText"/>
      </w:pPr>
      <w:r>
        <w:rPr>
          <w:rStyle w:val="CommentReference"/>
        </w:rPr>
        <w:annotationRef/>
      </w:r>
      <w:r>
        <w:t>Remark: Please ensure all references are cited in sequential order as this is most journals requirement.</w:t>
      </w:r>
    </w:p>
  </w:comment>
  <w:comment w:id="30" w:author="Author" w:date="2023-09-17T13:35:00Z" w:initials="Editor">
    <w:p w14:paraId="68B9BF21" w14:textId="2C2489B6" w:rsidR="0007282A" w:rsidRDefault="0007282A">
      <w:pPr>
        <w:pStyle w:val="CommentText"/>
      </w:pPr>
      <w:r>
        <w:rPr>
          <w:rStyle w:val="CommentReference"/>
        </w:rPr>
        <w:annotationRef/>
      </w:r>
      <w:r w:rsidR="00796B05">
        <w:t xml:space="preserve">Remark: </w:t>
      </w:r>
      <w:r>
        <w:rPr>
          <w:noProof/>
        </w:rPr>
        <w:t>Do you mean not withdrawal or less withdrawal of natiral gas?</w:t>
      </w:r>
    </w:p>
  </w:comment>
  <w:comment w:id="7" w:author="Author" w:date="2023-09-19T13:52:00Z" w:initials="Editor">
    <w:p w14:paraId="49D8D09F" w14:textId="73AEAF9A" w:rsidR="0007282A" w:rsidRDefault="0007282A">
      <w:pPr>
        <w:pStyle w:val="CommentText"/>
      </w:pPr>
      <w:r>
        <w:rPr>
          <w:rStyle w:val="CommentReference"/>
        </w:rPr>
        <w:annotationRef/>
      </w:r>
      <w:r w:rsidR="00796B05">
        <w:t>Remark: Please check that this e</w:t>
      </w:r>
      <w:r>
        <w:t>d</w:t>
      </w:r>
      <w:r w:rsidR="00796B05">
        <w:t>i</w:t>
      </w:r>
      <w:r>
        <w:t>t for fluency has not altered your meaning</w:t>
      </w:r>
    </w:p>
  </w:comment>
  <w:comment w:id="32" w:author="Author" w:date="2023-09-20T08:03:00Z" w:initials="Editor">
    <w:p w14:paraId="29B6B923" w14:textId="431F52F1" w:rsidR="00B832D2" w:rsidRDefault="00B832D2">
      <w:pPr>
        <w:pStyle w:val="CommentText"/>
      </w:pPr>
      <w:r>
        <w:rPr>
          <w:rStyle w:val="CommentReference"/>
        </w:rPr>
        <w:annotationRef/>
      </w:r>
      <w:r>
        <w:t>Please check that this edit for fluency has not altered your meaning</w:t>
      </w:r>
    </w:p>
  </w:comment>
  <w:comment w:id="71" w:author="Author" w:date="2023-09-20T08:03:00Z" w:initials="Editor">
    <w:p w14:paraId="5E6E8B33" w14:textId="0D5CDA82" w:rsidR="00B832D2" w:rsidRDefault="00B832D2">
      <w:pPr>
        <w:pStyle w:val="CommentText"/>
      </w:pPr>
      <w:r>
        <w:rPr>
          <w:rStyle w:val="CommentReference"/>
        </w:rPr>
        <w:annotationRef/>
      </w:r>
      <w:r w:rsidR="00FC255F">
        <w:t xml:space="preserve">Remark: </w:t>
      </w:r>
      <w:r>
        <w:t>Please check that this edit for fluency has not altered your meaning</w:t>
      </w:r>
      <w:r w:rsidR="00FC255F">
        <w:t>.</w:t>
      </w:r>
    </w:p>
  </w:comment>
  <w:comment w:id="82" w:author="Author" w:date="2023-09-20T08:04:00Z" w:initials="Editor">
    <w:p w14:paraId="3AFEC211" w14:textId="2B430FF4" w:rsidR="00B832D2" w:rsidRDefault="00B832D2">
      <w:pPr>
        <w:pStyle w:val="CommentText"/>
      </w:pPr>
      <w:r>
        <w:rPr>
          <w:rStyle w:val="CommentReference"/>
        </w:rPr>
        <w:annotationRef/>
      </w:r>
      <w:r>
        <w:t>Please check that this edit for fluency has not altered your meaning</w:t>
      </w:r>
    </w:p>
  </w:comment>
  <w:comment w:id="110" w:author="Author" w:date="2023-09-20T08:06:00Z" w:initials="Editor">
    <w:p w14:paraId="37837DA5" w14:textId="6C29DAB5" w:rsidR="00B832D2" w:rsidRDefault="00B832D2">
      <w:pPr>
        <w:pStyle w:val="CommentText"/>
      </w:pPr>
      <w:r>
        <w:rPr>
          <w:rStyle w:val="CommentReference"/>
        </w:rPr>
        <w:annotationRef/>
      </w:r>
      <w:r w:rsidR="00FC255F">
        <w:t xml:space="preserve">Remark: </w:t>
      </w:r>
      <w:r>
        <w:t>Please check that this edit for fluency has retained your meaning</w:t>
      </w:r>
    </w:p>
  </w:comment>
  <w:comment w:id="133" w:author="Author" w:date="2023-09-20T08:07:00Z" w:initials="Editor">
    <w:p w14:paraId="59015175" w14:textId="6618D694" w:rsidR="00B832D2" w:rsidRDefault="00B832D2">
      <w:pPr>
        <w:pStyle w:val="CommentText"/>
      </w:pPr>
      <w:r>
        <w:rPr>
          <w:rStyle w:val="CommentReference"/>
        </w:rPr>
        <w:annotationRef/>
      </w:r>
      <w:r w:rsidR="00FC255F">
        <w:t xml:space="preserve">Remark: </w:t>
      </w:r>
      <w:r>
        <w:t>Please check that this edit for fluency has not altered your meaning</w:t>
      </w:r>
      <w:r w:rsidR="00FC255F">
        <w:t>.</w:t>
      </w:r>
    </w:p>
  </w:comment>
  <w:comment w:id="149" w:author="Author" w:date="2023-09-20T10:38:00Z" w:initials="Editor">
    <w:p w14:paraId="4CBA6530" w14:textId="10E48B6E" w:rsidR="009D537E" w:rsidRDefault="009D537E">
      <w:pPr>
        <w:pStyle w:val="CommentText"/>
      </w:pPr>
      <w:r>
        <w:rPr>
          <w:rStyle w:val="CommentReference"/>
        </w:rPr>
        <w:annotationRef/>
      </w:r>
      <w:r>
        <w:t>Remark: Reference 19 is missing.</w:t>
      </w:r>
    </w:p>
  </w:comment>
  <w:comment w:id="184" w:author="Author" w:date="2023-09-15T11:59:00Z" w:initials="Editor">
    <w:p w14:paraId="253F31A2" w14:textId="44A3CEA7" w:rsidR="0007282A" w:rsidRDefault="0007282A">
      <w:pPr>
        <w:pStyle w:val="CommentText"/>
      </w:pPr>
      <w:r>
        <w:rPr>
          <w:rStyle w:val="CommentReference"/>
        </w:rPr>
        <w:annotationRef/>
      </w:r>
      <w:r w:rsidR="00796B05">
        <w:t xml:space="preserve">Remark: </w:t>
      </w:r>
      <w:r>
        <w:t xml:space="preserve">What do you mean by </w:t>
      </w:r>
      <w:r>
        <w:t>“</w:t>
      </w:r>
      <w:r>
        <w:t>has the existing gas structure</w:t>
      </w:r>
      <w:r>
        <w:t>”</w:t>
      </w:r>
      <w:r>
        <w:t>? In what respect does it have it or do you mean the structure is inherent in it?</w:t>
      </w:r>
    </w:p>
  </w:comment>
  <w:comment w:id="204" w:author="Author" w:date="2023-09-20T10:39:00Z" w:initials="Editor">
    <w:p w14:paraId="579F4C7A" w14:textId="106D4E51" w:rsidR="009D537E" w:rsidRDefault="009D537E">
      <w:pPr>
        <w:pStyle w:val="CommentText"/>
      </w:pPr>
      <w:r>
        <w:rPr>
          <w:rStyle w:val="CommentReference"/>
        </w:rPr>
        <w:annotationRef/>
      </w:r>
      <w:r>
        <w:t>Remark: On rephrasing this sentence, reference 30 appears before reference 29.</w:t>
      </w:r>
    </w:p>
  </w:comment>
  <w:comment w:id="185" w:author="Author" w:date="2023-09-20T08:09:00Z" w:initials="Editor">
    <w:p w14:paraId="4C1FBEC0" w14:textId="57A70BF7" w:rsidR="00B832D2" w:rsidRDefault="00B832D2">
      <w:pPr>
        <w:pStyle w:val="CommentText"/>
      </w:pPr>
      <w:r>
        <w:rPr>
          <w:rStyle w:val="CommentReference"/>
        </w:rPr>
        <w:annotationRef/>
      </w:r>
      <w:r w:rsidR="00FC255F">
        <w:t xml:space="preserve">Remark: </w:t>
      </w:r>
      <w:r>
        <w:t>Please check that this edit for fluency has not altered your meaning</w:t>
      </w:r>
    </w:p>
  </w:comment>
  <w:comment w:id="212" w:author="Author" w:date="2023-09-15T12:03:00Z" w:initials="Editor">
    <w:p w14:paraId="50DC87D2" w14:textId="0D25D994" w:rsidR="0007282A" w:rsidRDefault="0007282A">
      <w:pPr>
        <w:pStyle w:val="CommentText"/>
      </w:pPr>
      <w:r>
        <w:rPr>
          <w:rStyle w:val="CommentReference"/>
        </w:rPr>
        <w:annotationRef/>
      </w:r>
      <w:r w:rsidR="00796B05">
        <w:t xml:space="preserve">Remark: </w:t>
      </w:r>
      <w:r w:rsidR="00FC255F">
        <w:t>This portion is unclear.</w:t>
      </w:r>
      <w:r>
        <w:t xml:space="preserve"> That other areas than the key areas are covered?</w:t>
      </w:r>
    </w:p>
  </w:comment>
  <w:comment w:id="216" w:author="Author" w:date="2023-09-20T08:10:00Z" w:initials="Editor">
    <w:p w14:paraId="40F200F5" w14:textId="4F423820" w:rsidR="00B832D2" w:rsidRDefault="00B832D2">
      <w:pPr>
        <w:pStyle w:val="CommentText"/>
      </w:pPr>
      <w:r>
        <w:rPr>
          <w:rStyle w:val="CommentReference"/>
        </w:rPr>
        <w:annotationRef/>
      </w:r>
      <w:r w:rsidR="00FC255F">
        <w:t xml:space="preserve">Remark: </w:t>
      </w:r>
      <w:r>
        <w:t>Please check that this edit for fluency has not alter</w:t>
      </w:r>
      <w:r w:rsidR="00FC255F">
        <w:t>e</w:t>
      </w:r>
      <w:r>
        <w:t>d your meaning</w:t>
      </w:r>
    </w:p>
  </w:comment>
  <w:comment w:id="226" w:author="Author" w:date="2023-09-20T10:40:00Z" w:initials="Editor">
    <w:p w14:paraId="6EDCDA84" w14:textId="01B4F500" w:rsidR="009D537E" w:rsidRDefault="009D537E">
      <w:pPr>
        <w:pStyle w:val="CommentText"/>
      </w:pPr>
      <w:r>
        <w:rPr>
          <w:rStyle w:val="CommentReference"/>
        </w:rPr>
        <w:annotationRef/>
      </w:r>
      <w:r>
        <w:t xml:space="preserve">Remark: This paragraph </w:t>
      </w:r>
      <w:r w:rsidR="00765D8B">
        <w:t>does not need edit intervention as it is well edited.</w:t>
      </w:r>
    </w:p>
  </w:comment>
  <w:comment w:id="254" w:author="Author" w:date="2023-09-15T18:31:00Z" w:initials="Editor">
    <w:p w14:paraId="143D34F6" w14:textId="1C5F9034" w:rsidR="0007282A" w:rsidRDefault="0007282A">
      <w:pPr>
        <w:pStyle w:val="CommentText"/>
      </w:pPr>
      <w:r>
        <w:rPr>
          <w:rStyle w:val="CommentReference"/>
        </w:rPr>
        <w:annotationRef/>
      </w:r>
      <w:r w:rsidR="00796B05">
        <w:t xml:space="preserve">Remark: </w:t>
      </w:r>
      <w:r>
        <w:t xml:space="preserve">What are you meaning by systems 2030 and 2050? This testament </w:t>
      </w:r>
      <w:proofErr w:type="spellStart"/>
      <w:r>
        <w:t>os</w:t>
      </w:r>
      <w:proofErr w:type="spellEnd"/>
      <w:r>
        <w:t xml:space="preserve"> unclear </w:t>
      </w:r>
      <w:proofErr w:type="spellStart"/>
      <w:r>
        <w:t>amd</w:t>
      </w:r>
      <w:proofErr w:type="spellEnd"/>
      <w:r>
        <w:t xml:space="preserve"> appears to be missing conjunctions</w:t>
      </w:r>
    </w:p>
  </w:comment>
  <w:comment w:id="276" w:author="Author" w:date="2023-09-17T14:04:00Z" w:initials="Editor">
    <w:p w14:paraId="4DE599F5" w14:textId="192BDD6E" w:rsidR="0007282A" w:rsidRDefault="0007282A">
      <w:pPr>
        <w:pStyle w:val="CommentText"/>
      </w:pPr>
      <w:r>
        <w:rPr>
          <w:rStyle w:val="CommentReference"/>
        </w:rPr>
        <w:annotationRef/>
      </w:r>
      <w:r w:rsidR="00796B05">
        <w:t xml:space="preserve">Remark: </w:t>
      </w:r>
      <w:r>
        <w:t>What about this point? Where implies a follow-on subject and this appears as is as incomplete. Please check</w:t>
      </w:r>
    </w:p>
  </w:comment>
  <w:comment w:id="298" w:author="Author" w:date="2023-09-15T18:39:00Z" w:initials="Editor">
    <w:p w14:paraId="38F541A7" w14:textId="42DA83D3" w:rsidR="0007282A" w:rsidRDefault="0007282A">
      <w:pPr>
        <w:pStyle w:val="CommentText"/>
      </w:pPr>
      <w:r>
        <w:rPr>
          <w:rStyle w:val="CommentReference"/>
        </w:rPr>
        <w:annotationRef/>
      </w:r>
      <w:r w:rsidR="00796B05">
        <w:t xml:space="preserve">Remark: </w:t>
      </w:r>
      <w:r>
        <w:t>What are you saying about this objective function?</w:t>
      </w:r>
    </w:p>
  </w:comment>
  <w:comment w:id="329" w:author="Author" w:date="2023-09-20T12:10:00Z" w:initials="Editor">
    <w:p w14:paraId="29B0B648" w14:textId="178404A1" w:rsidR="00FC255F" w:rsidRDefault="00FC255F">
      <w:pPr>
        <w:pStyle w:val="CommentText"/>
      </w:pPr>
      <w:r>
        <w:rPr>
          <w:rStyle w:val="CommentReference"/>
        </w:rPr>
        <w:annotationRef/>
      </w:r>
      <w:r>
        <w:t xml:space="preserve">Remark: This portion is well </w:t>
      </w:r>
      <w:proofErr w:type="gramStart"/>
      <w:r>
        <w:t>frames,</w:t>
      </w:r>
      <w:proofErr w:type="gramEnd"/>
      <w:r>
        <w:t xml:space="preserve"> thus no edit is required.</w:t>
      </w:r>
    </w:p>
  </w:comment>
  <w:comment w:id="435" w:author="Author" w:date="2023-09-16T10:28:00Z" w:initials="Editor">
    <w:p w14:paraId="06C96DB1" w14:textId="3F58CF09" w:rsidR="0007282A" w:rsidRDefault="0007282A">
      <w:pPr>
        <w:pStyle w:val="CommentText"/>
      </w:pPr>
      <w:r>
        <w:rPr>
          <w:rStyle w:val="CommentReference"/>
        </w:rPr>
        <w:annotationRef/>
      </w:r>
      <w:r w:rsidR="00796B05">
        <w:t xml:space="preserve">Remark: This portion is unnecessary. </w:t>
      </w:r>
      <w:r>
        <w:t>Please check</w:t>
      </w:r>
      <w:r w:rsidR="00796B05">
        <w:t>.</w:t>
      </w:r>
    </w:p>
  </w:comment>
  <w:comment w:id="436" w:author="Author" w:date="2023-09-19T14:21:00Z" w:initials="Editor">
    <w:p w14:paraId="599ED451" w14:textId="4A58E655" w:rsidR="0007282A" w:rsidRDefault="0007282A">
      <w:pPr>
        <w:pStyle w:val="CommentText"/>
      </w:pPr>
      <w:r>
        <w:rPr>
          <w:rStyle w:val="CommentReference"/>
        </w:rPr>
        <w:annotationRef/>
      </w:r>
      <w:r w:rsidR="00796B05">
        <w:t xml:space="preserve">Remark: </w:t>
      </w:r>
      <w:r>
        <w:rPr>
          <w:noProof/>
        </w:rPr>
        <w:t>Please check</w:t>
      </w:r>
      <w:r w:rsidR="00796B05">
        <w:rPr>
          <w:noProof/>
        </w:rPr>
        <w:t>.</w:t>
      </w:r>
    </w:p>
  </w:comment>
  <w:comment w:id="468" w:author="Author" w:date="2023-09-20T08:12:00Z" w:initials="Editor">
    <w:p w14:paraId="134BDEA7" w14:textId="4145E50F" w:rsidR="00B832D2" w:rsidRDefault="00B832D2">
      <w:pPr>
        <w:pStyle w:val="CommentText"/>
      </w:pPr>
      <w:r>
        <w:rPr>
          <w:rStyle w:val="CommentReference"/>
        </w:rPr>
        <w:annotationRef/>
      </w:r>
      <w:r w:rsidR="001A49EC">
        <w:t xml:space="preserve">Remark: </w:t>
      </w:r>
      <w:r>
        <w:t>Please check th</w:t>
      </w:r>
      <w:r w:rsidR="001A49EC">
        <w:t>at this edit has not altered yo</w:t>
      </w:r>
      <w:r>
        <w:t>ur meaning</w:t>
      </w:r>
    </w:p>
  </w:comment>
  <w:comment w:id="487" w:author="Author" w:date="2023-09-16T10:34:00Z" w:initials="Editor">
    <w:p w14:paraId="6D6AA655" w14:textId="5DC7FC31" w:rsidR="0007282A" w:rsidRDefault="0007282A">
      <w:pPr>
        <w:pStyle w:val="CommentText"/>
      </w:pPr>
      <w:r>
        <w:rPr>
          <w:rStyle w:val="CommentReference"/>
        </w:rPr>
        <w:annotationRef/>
      </w:r>
      <w:r w:rsidR="00796B05">
        <w:t xml:space="preserve">Remark: </w:t>
      </w:r>
      <w:r>
        <w:t>Please fill in missing information</w:t>
      </w:r>
      <w:r w:rsidR="00796B05">
        <w:t>.</w:t>
      </w:r>
    </w:p>
  </w:comment>
  <w:comment w:id="488" w:author="Author" w:date="2023-09-20T08:12:00Z" w:initials="Editor">
    <w:p w14:paraId="7FE0F943" w14:textId="5F64F0B8" w:rsidR="00B832D2" w:rsidRDefault="00B832D2">
      <w:pPr>
        <w:pStyle w:val="CommentText"/>
      </w:pPr>
      <w:r>
        <w:rPr>
          <w:rStyle w:val="CommentReference"/>
        </w:rPr>
        <w:annotationRef/>
      </w:r>
      <w:r>
        <w:t>Please check that this edit for fluency has not altered your meaning</w:t>
      </w:r>
    </w:p>
  </w:comment>
  <w:comment w:id="492" w:author="Author" w:date="2023-09-16T12:01:00Z" w:initials="Editor">
    <w:p w14:paraId="72B8E630" w14:textId="3E7B4F9A" w:rsidR="0007282A" w:rsidRDefault="0007282A">
      <w:pPr>
        <w:pStyle w:val="CommentText"/>
      </w:pPr>
      <w:r>
        <w:rPr>
          <w:rStyle w:val="CommentReference"/>
        </w:rPr>
        <w:annotationRef/>
      </w:r>
      <w:r w:rsidR="00796B05">
        <w:t xml:space="preserve">Remark: </w:t>
      </w:r>
      <w:r>
        <w:t>This is incomplete. Please check</w:t>
      </w:r>
      <w:r w:rsidR="00796B05">
        <w:t>.</w:t>
      </w:r>
    </w:p>
  </w:comment>
  <w:comment w:id="510" w:author="Author" w:date="2023-09-20T08:15:00Z" w:initials="Editor">
    <w:p w14:paraId="706027E0" w14:textId="589E8587" w:rsidR="004F6ED5" w:rsidRDefault="004F6ED5">
      <w:pPr>
        <w:pStyle w:val="CommentText"/>
      </w:pPr>
      <w:r>
        <w:rPr>
          <w:rStyle w:val="CommentReference"/>
        </w:rPr>
        <w:annotationRef/>
      </w:r>
      <w:r w:rsidR="00497247">
        <w:t>Please check that this edi</w:t>
      </w:r>
      <w:r>
        <w:t>t has not altered your meaning</w:t>
      </w:r>
    </w:p>
  </w:comment>
  <w:comment w:id="546" w:author="Author" w:date="2023-09-20T08:18:00Z" w:initials="Editor">
    <w:p w14:paraId="265DF840" w14:textId="63276043" w:rsidR="004F6ED5" w:rsidRDefault="004F6ED5">
      <w:pPr>
        <w:pStyle w:val="CommentText"/>
      </w:pPr>
      <w:r>
        <w:rPr>
          <w:rStyle w:val="CommentReference"/>
        </w:rPr>
        <w:annotationRef/>
      </w:r>
      <w:r w:rsidR="00497247">
        <w:t xml:space="preserve">Remark: </w:t>
      </w:r>
      <w:r>
        <w:t>Please check that this edit does not alter your meaning</w:t>
      </w:r>
      <w:r w:rsidR="00497247">
        <w: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CF3DE88" w15:done="0"/>
  <w15:commentEx w15:paraId="77D63DCB" w15:done="0"/>
  <w15:commentEx w15:paraId="2C66B5F4" w15:done="0"/>
  <w15:commentEx w15:paraId="68B9BF21" w15:done="0"/>
  <w15:commentEx w15:paraId="49D8D09F" w15:done="0"/>
  <w15:commentEx w15:paraId="29B6B923" w15:done="0"/>
  <w15:commentEx w15:paraId="5E6E8B33" w15:done="0"/>
  <w15:commentEx w15:paraId="3AFEC211" w15:done="0"/>
  <w15:commentEx w15:paraId="37837DA5" w15:done="0"/>
  <w15:commentEx w15:paraId="59015175" w15:done="0"/>
  <w15:commentEx w15:paraId="4CBA6530" w15:done="0"/>
  <w15:commentEx w15:paraId="253F31A2" w15:done="0"/>
  <w15:commentEx w15:paraId="579F4C7A" w15:done="0"/>
  <w15:commentEx w15:paraId="4C1FBEC0" w15:done="0"/>
  <w15:commentEx w15:paraId="50DC87D2" w15:done="0"/>
  <w15:commentEx w15:paraId="40F200F5" w15:done="0"/>
  <w15:commentEx w15:paraId="6EDCDA84" w15:done="0"/>
  <w15:commentEx w15:paraId="143D34F6" w15:done="0"/>
  <w15:commentEx w15:paraId="4DE599F5" w15:done="0"/>
  <w15:commentEx w15:paraId="38F541A7" w15:done="0"/>
  <w15:commentEx w15:paraId="29B0B648" w15:done="0"/>
  <w15:commentEx w15:paraId="06C96DB1" w15:done="0"/>
  <w15:commentEx w15:paraId="599ED451" w15:done="0"/>
  <w15:commentEx w15:paraId="134BDEA7" w15:done="0"/>
  <w15:commentEx w15:paraId="6D6AA655" w15:done="0"/>
  <w15:commentEx w15:paraId="7FE0F943" w15:done="0"/>
  <w15:commentEx w15:paraId="72B8E630" w15:done="0"/>
  <w15:commentEx w15:paraId="706027E0" w15:done="0"/>
  <w15:commentEx w15:paraId="265DF84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B17F23" w16cex:dateUtc="2023-09-17T11:35:00Z"/>
  <w16cex:commentExtensible w16cex:durableId="28B42619" w16cex:dateUtc="2023-09-19T11:52:00Z"/>
  <w16cex:commentExtensible w16cex:durableId="28B525CA" w16cex:dateUtc="2023-09-20T06:03:00Z"/>
  <w16cex:commentExtensible w16cex:durableId="28B525E1" w16cex:dateUtc="2023-09-20T06:03:00Z"/>
  <w16cex:commentExtensible w16cex:durableId="28B52604" w16cex:dateUtc="2023-09-20T06:04:00Z"/>
  <w16cex:commentExtensible w16cex:durableId="28B52677" w16cex:dateUtc="2023-09-20T06:06:00Z"/>
  <w16cex:commentExtensible w16cex:durableId="28B526C1" w16cex:dateUtc="2023-09-20T06:07:00Z"/>
  <w16cex:commentExtensible w16cex:durableId="28B52703" w16cex:dateUtc="2023-09-20T06:08:00Z"/>
  <w16cex:commentExtensible w16cex:durableId="28AEC5A2" w16cex:dateUtc="2023-09-15T09:59:00Z"/>
  <w16cex:commentExtensible w16cex:durableId="28B52735" w16cex:dateUtc="2023-09-20T06:09:00Z"/>
  <w16cex:commentExtensible w16cex:durableId="28AEC693" w16cex:dateUtc="2023-09-15T10:03:00Z"/>
  <w16cex:commentExtensible w16cex:durableId="28B52767" w16cex:dateUtc="2023-09-20T06:10:00Z"/>
  <w16cex:commentExtensible w16cex:durableId="28AF218B" w16cex:dateUtc="2023-09-15T16:31:00Z"/>
  <w16cex:commentExtensible w16cex:durableId="28B185FE" w16cex:dateUtc="2023-09-17T12:04:00Z"/>
  <w16cex:commentExtensible w16cex:durableId="28AF2373" w16cex:dateUtc="2023-09-15T16:39:00Z"/>
  <w16cex:commentExtensible w16cex:durableId="28B001BA" w16cex:dateUtc="2023-09-16T08:28:00Z"/>
  <w16cex:commentExtensible w16cex:durableId="28B42CF4" w16cex:dateUtc="2023-09-19T12:21:00Z"/>
  <w16cex:commentExtensible w16cex:durableId="28B527D1" w16cex:dateUtc="2023-09-20T06:12:00Z"/>
  <w16cex:commentExtensible w16cex:durableId="28B00340" w16cex:dateUtc="2023-09-16T08:34:00Z"/>
  <w16cex:commentExtensible w16cex:durableId="28B52808" w16cex:dateUtc="2023-09-20T06:12:00Z"/>
  <w16cex:commentExtensible w16cex:durableId="28B0177E" w16cex:dateUtc="2023-09-16T10:01:00Z"/>
  <w16cex:commentExtensible w16cex:durableId="28B52899" w16cex:dateUtc="2023-09-20T06:15:00Z"/>
  <w16cex:commentExtensible w16cex:durableId="28B52950" w16cex:dateUtc="2023-09-20T06:18:00Z"/>
  <w16cex:commentExtensible w16cex:durableId="28B529AF" w16cex:dateUtc="2023-09-20T06:19:00Z"/>
  <w16cex:commentExtensible w16cex:durableId="28B52A16" w16cex:dateUtc="2023-09-20T06: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F3DE88" w16cid:durableId="28B525B9"/>
  <w16cid:commentId w16cid:paraId="77D63DCB" w16cid:durableId="28B525BA"/>
  <w16cid:commentId w16cid:paraId="2C66B5F4" w16cid:durableId="28B525BB"/>
  <w16cid:commentId w16cid:paraId="68B9BF21" w16cid:durableId="28B17F23"/>
  <w16cid:commentId w16cid:paraId="49D8D09F" w16cid:durableId="28B42619"/>
  <w16cid:commentId w16cid:paraId="29B6B923" w16cid:durableId="28B525CA"/>
  <w16cid:commentId w16cid:paraId="5E6E8B33" w16cid:durableId="28B525E1"/>
  <w16cid:commentId w16cid:paraId="3AFEC211" w16cid:durableId="28B52604"/>
  <w16cid:commentId w16cid:paraId="37837DA5" w16cid:durableId="28B52677"/>
  <w16cid:commentId w16cid:paraId="59015175" w16cid:durableId="28B526C1"/>
  <w16cid:commentId w16cid:paraId="4CBA6530" w16cid:durableId="28B525BE"/>
  <w16cid:commentId w16cid:paraId="69064890" w16cid:durableId="28B52703"/>
  <w16cid:commentId w16cid:paraId="253F31A2" w16cid:durableId="28AEC5A2"/>
  <w16cid:commentId w16cid:paraId="579F4C7A" w16cid:durableId="28B525C0"/>
  <w16cid:commentId w16cid:paraId="4C1FBEC0" w16cid:durableId="28B52735"/>
  <w16cid:commentId w16cid:paraId="50DC87D2" w16cid:durableId="28AEC693"/>
  <w16cid:commentId w16cid:paraId="40F200F5" w16cid:durableId="28B52767"/>
  <w16cid:commentId w16cid:paraId="6EDCDA84" w16cid:durableId="28B525C2"/>
  <w16cid:commentId w16cid:paraId="143D34F6" w16cid:durableId="28AF218B"/>
  <w16cid:commentId w16cid:paraId="4DE599F5" w16cid:durableId="28B185FE"/>
  <w16cid:commentId w16cid:paraId="38F541A7" w16cid:durableId="28AF2373"/>
  <w16cid:commentId w16cid:paraId="06C96DB1" w16cid:durableId="28B001BA"/>
  <w16cid:commentId w16cid:paraId="599ED451" w16cid:durableId="28B42CF4"/>
  <w16cid:commentId w16cid:paraId="134BDEA7" w16cid:durableId="28B527D1"/>
  <w16cid:commentId w16cid:paraId="6D6AA655" w16cid:durableId="28B00340"/>
  <w16cid:commentId w16cid:paraId="7FE0F943" w16cid:durableId="28B52808"/>
  <w16cid:commentId w16cid:paraId="72B8E630" w16cid:durableId="28B0177E"/>
  <w16cid:commentId w16cid:paraId="706027E0" w16cid:durableId="28B52899"/>
  <w16cid:commentId w16cid:paraId="265DF840" w16cid:durableId="28B52950"/>
  <w16cid:commentId w16cid:paraId="19772B78" w16cid:durableId="28B529AF"/>
  <w16cid:commentId w16cid:paraId="65E3E6FE" w16cid:durableId="28B52A1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E3199"/>
    <w:multiLevelType w:val="hybridMultilevel"/>
    <w:tmpl w:val="009A833E"/>
    <w:lvl w:ilvl="0" w:tplc="43AEDD7E">
      <w:numFmt w:val="decimal"/>
      <w:lvlText w:val="%1."/>
      <w:lvlJc w:val="left"/>
      <w:pPr>
        <w:tabs>
          <w:tab w:val="num" w:pos="720"/>
        </w:tabs>
        <w:ind w:left="720" w:hanging="360"/>
      </w:pPr>
    </w:lvl>
    <w:lvl w:ilvl="1" w:tplc="D172C374">
      <w:numFmt w:val="decimal"/>
      <w:lvlText w:val=""/>
      <w:lvlJc w:val="left"/>
    </w:lvl>
    <w:lvl w:ilvl="2" w:tplc="CEDC4616">
      <w:numFmt w:val="decimal"/>
      <w:lvlText w:val=""/>
      <w:lvlJc w:val="left"/>
    </w:lvl>
    <w:lvl w:ilvl="3" w:tplc="2D16FF7A">
      <w:numFmt w:val="decimal"/>
      <w:lvlText w:val=""/>
      <w:lvlJc w:val="left"/>
    </w:lvl>
    <w:lvl w:ilvl="4" w:tplc="AD5665D0">
      <w:numFmt w:val="decimal"/>
      <w:lvlText w:val=""/>
      <w:lvlJc w:val="left"/>
    </w:lvl>
    <w:lvl w:ilvl="5" w:tplc="4F54A8D6">
      <w:numFmt w:val="decimal"/>
      <w:lvlText w:val=""/>
      <w:lvlJc w:val="left"/>
    </w:lvl>
    <w:lvl w:ilvl="6" w:tplc="BF9C4648">
      <w:numFmt w:val="decimal"/>
      <w:lvlText w:val=""/>
      <w:lvlJc w:val="left"/>
    </w:lvl>
    <w:lvl w:ilvl="7" w:tplc="A240E280">
      <w:numFmt w:val="decimal"/>
      <w:lvlText w:val=""/>
      <w:lvlJc w:val="left"/>
    </w:lvl>
    <w:lvl w:ilvl="8" w:tplc="EAA438C2">
      <w:numFmt w:val="decimal"/>
      <w:lvlText w:val=""/>
      <w:lvlJc w:val="left"/>
    </w:lvl>
  </w:abstractNum>
  <w:abstractNum w:abstractNumId="1" w15:restartNumberingAfterBreak="0">
    <w:nsid w:val="083F1C39"/>
    <w:multiLevelType w:val="hybridMultilevel"/>
    <w:tmpl w:val="BBA2B918"/>
    <w:lvl w:ilvl="0" w:tplc="4F000190">
      <w:numFmt w:val="decimal"/>
      <w:lvlText w:val="%1."/>
      <w:lvlJc w:val="left"/>
      <w:pPr>
        <w:tabs>
          <w:tab w:val="num" w:pos="720"/>
        </w:tabs>
        <w:ind w:left="720" w:hanging="360"/>
      </w:pPr>
    </w:lvl>
    <w:lvl w:ilvl="1" w:tplc="65863544">
      <w:numFmt w:val="decimal"/>
      <w:lvlText w:val=""/>
      <w:lvlJc w:val="left"/>
    </w:lvl>
    <w:lvl w:ilvl="2" w:tplc="C7048A56">
      <w:numFmt w:val="decimal"/>
      <w:lvlText w:val=""/>
      <w:lvlJc w:val="left"/>
    </w:lvl>
    <w:lvl w:ilvl="3" w:tplc="66428B54">
      <w:numFmt w:val="decimal"/>
      <w:lvlText w:val=""/>
      <w:lvlJc w:val="left"/>
    </w:lvl>
    <w:lvl w:ilvl="4" w:tplc="A0FC84E4">
      <w:numFmt w:val="decimal"/>
      <w:lvlText w:val=""/>
      <w:lvlJc w:val="left"/>
    </w:lvl>
    <w:lvl w:ilvl="5" w:tplc="84D69F60">
      <w:numFmt w:val="decimal"/>
      <w:lvlText w:val=""/>
      <w:lvlJc w:val="left"/>
    </w:lvl>
    <w:lvl w:ilvl="6" w:tplc="9154EB54">
      <w:numFmt w:val="decimal"/>
      <w:lvlText w:val=""/>
      <w:lvlJc w:val="left"/>
    </w:lvl>
    <w:lvl w:ilvl="7" w:tplc="809A0A6E">
      <w:numFmt w:val="decimal"/>
      <w:lvlText w:val=""/>
      <w:lvlJc w:val="left"/>
    </w:lvl>
    <w:lvl w:ilvl="8" w:tplc="73C0E71A">
      <w:numFmt w:val="decimal"/>
      <w:lvlText w:val=""/>
      <w:lvlJc w:val="left"/>
    </w:lvl>
  </w:abstractNum>
  <w:abstractNum w:abstractNumId="2" w15:restartNumberingAfterBreak="0">
    <w:nsid w:val="0C6F3930"/>
    <w:multiLevelType w:val="hybridMultilevel"/>
    <w:tmpl w:val="64A0AD4A"/>
    <w:lvl w:ilvl="0" w:tplc="83DAC872">
      <w:start w:val="1"/>
      <w:numFmt w:val="bullet"/>
      <w:lvlText w:val=""/>
      <w:lvlJc w:val="left"/>
      <w:pPr>
        <w:tabs>
          <w:tab w:val="num" w:pos="720"/>
        </w:tabs>
        <w:ind w:left="720" w:hanging="360"/>
      </w:pPr>
      <w:rPr>
        <w:rFonts w:ascii="Symbol" w:hAnsi="Symbol" w:hint="default"/>
      </w:rPr>
    </w:lvl>
    <w:lvl w:ilvl="1" w:tplc="64C0AC42">
      <w:numFmt w:val="decimal"/>
      <w:lvlText w:val=""/>
      <w:lvlJc w:val="left"/>
    </w:lvl>
    <w:lvl w:ilvl="2" w:tplc="F2BEFF34">
      <w:numFmt w:val="decimal"/>
      <w:lvlText w:val=""/>
      <w:lvlJc w:val="left"/>
    </w:lvl>
    <w:lvl w:ilvl="3" w:tplc="06A89DB8">
      <w:numFmt w:val="decimal"/>
      <w:lvlText w:val=""/>
      <w:lvlJc w:val="left"/>
    </w:lvl>
    <w:lvl w:ilvl="4" w:tplc="30B29808">
      <w:numFmt w:val="decimal"/>
      <w:lvlText w:val=""/>
      <w:lvlJc w:val="left"/>
    </w:lvl>
    <w:lvl w:ilvl="5" w:tplc="E5EAFF5E">
      <w:numFmt w:val="decimal"/>
      <w:lvlText w:val=""/>
      <w:lvlJc w:val="left"/>
    </w:lvl>
    <w:lvl w:ilvl="6" w:tplc="78AE06E6">
      <w:numFmt w:val="decimal"/>
      <w:lvlText w:val=""/>
      <w:lvlJc w:val="left"/>
    </w:lvl>
    <w:lvl w:ilvl="7" w:tplc="17CC6FA6">
      <w:numFmt w:val="decimal"/>
      <w:lvlText w:val=""/>
      <w:lvlJc w:val="left"/>
    </w:lvl>
    <w:lvl w:ilvl="8" w:tplc="CD9ECD4A">
      <w:numFmt w:val="decimal"/>
      <w:lvlText w:val=""/>
      <w:lvlJc w:val="left"/>
    </w:lvl>
  </w:abstractNum>
  <w:abstractNum w:abstractNumId="3" w15:restartNumberingAfterBreak="0">
    <w:nsid w:val="137C25F1"/>
    <w:multiLevelType w:val="hybridMultilevel"/>
    <w:tmpl w:val="A840088E"/>
    <w:lvl w:ilvl="0" w:tplc="97A049D6">
      <w:start w:val="1"/>
      <w:numFmt w:val="bullet"/>
      <w:lvlText w:val=""/>
      <w:lvlJc w:val="left"/>
      <w:pPr>
        <w:tabs>
          <w:tab w:val="num" w:pos="720"/>
        </w:tabs>
        <w:ind w:left="720" w:hanging="360"/>
      </w:pPr>
      <w:rPr>
        <w:rFonts w:ascii="Symbol" w:hAnsi="Symbol" w:hint="default"/>
      </w:rPr>
    </w:lvl>
    <w:lvl w:ilvl="1" w:tplc="07B626D6">
      <w:numFmt w:val="decimal"/>
      <w:lvlText w:val=""/>
      <w:lvlJc w:val="left"/>
    </w:lvl>
    <w:lvl w:ilvl="2" w:tplc="34AC1F34">
      <w:numFmt w:val="decimal"/>
      <w:lvlText w:val=""/>
      <w:lvlJc w:val="left"/>
    </w:lvl>
    <w:lvl w:ilvl="3" w:tplc="94ACF5EE">
      <w:numFmt w:val="decimal"/>
      <w:lvlText w:val=""/>
      <w:lvlJc w:val="left"/>
    </w:lvl>
    <w:lvl w:ilvl="4" w:tplc="4F968D28">
      <w:numFmt w:val="decimal"/>
      <w:lvlText w:val=""/>
      <w:lvlJc w:val="left"/>
    </w:lvl>
    <w:lvl w:ilvl="5" w:tplc="9C88A460">
      <w:numFmt w:val="decimal"/>
      <w:lvlText w:val=""/>
      <w:lvlJc w:val="left"/>
    </w:lvl>
    <w:lvl w:ilvl="6" w:tplc="72B2A72C">
      <w:numFmt w:val="decimal"/>
      <w:lvlText w:val=""/>
      <w:lvlJc w:val="left"/>
    </w:lvl>
    <w:lvl w:ilvl="7" w:tplc="D2FC8698">
      <w:numFmt w:val="decimal"/>
      <w:lvlText w:val=""/>
      <w:lvlJc w:val="left"/>
    </w:lvl>
    <w:lvl w:ilvl="8" w:tplc="07AA72FC">
      <w:numFmt w:val="decimal"/>
      <w:lvlText w:val=""/>
      <w:lvlJc w:val="left"/>
    </w:lvl>
  </w:abstractNum>
  <w:abstractNum w:abstractNumId="4" w15:restartNumberingAfterBreak="0">
    <w:nsid w:val="15AB7680"/>
    <w:multiLevelType w:val="hybridMultilevel"/>
    <w:tmpl w:val="D2CA0DC0"/>
    <w:lvl w:ilvl="0" w:tplc="ED48A9FE">
      <w:numFmt w:val="decimal"/>
      <w:lvlText w:val=""/>
      <w:lvlJc w:val="left"/>
    </w:lvl>
    <w:lvl w:ilvl="1" w:tplc="01209032">
      <w:numFmt w:val="decimal"/>
      <w:lvlText w:val=""/>
      <w:lvlJc w:val="left"/>
    </w:lvl>
    <w:lvl w:ilvl="2" w:tplc="624469F8">
      <w:numFmt w:val="decimal"/>
      <w:lvlText w:val=""/>
      <w:lvlJc w:val="left"/>
    </w:lvl>
    <w:lvl w:ilvl="3" w:tplc="DAD25858">
      <w:numFmt w:val="decimal"/>
      <w:lvlText w:val=""/>
      <w:lvlJc w:val="left"/>
    </w:lvl>
    <w:lvl w:ilvl="4" w:tplc="B4D010D2">
      <w:numFmt w:val="decimal"/>
      <w:lvlText w:val=""/>
      <w:lvlJc w:val="left"/>
    </w:lvl>
    <w:lvl w:ilvl="5" w:tplc="C6F8B066">
      <w:numFmt w:val="decimal"/>
      <w:lvlText w:val=""/>
      <w:lvlJc w:val="left"/>
    </w:lvl>
    <w:lvl w:ilvl="6" w:tplc="DB1A2154">
      <w:numFmt w:val="decimal"/>
      <w:lvlText w:val=""/>
      <w:lvlJc w:val="left"/>
    </w:lvl>
    <w:lvl w:ilvl="7" w:tplc="1F0A21A8">
      <w:numFmt w:val="decimal"/>
      <w:lvlText w:val=""/>
      <w:lvlJc w:val="left"/>
    </w:lvl>
    <w:lvl w:ilvl="8" w:tplc="92B83978">
      <w:numFmt w:val="decimal"/>
      <w:lvlText w:val=""/>
      <w:lvlJc w:val="left"/>
    </w:lvl>
  </w:abstractNum>
  <w:abstractNum w:abstractNumId="5" w15:restartNumberingAfterBreak="0">
    <w:nsid w:val="1B8034D9"/>
    <w:multiLevelType w:val="hybridMultilevel"/>
    <w:tmpl w:val="68F87064"/>
    <w:lvl w:ilvl="0" w:tplc="27DC7FA0">
      <w:numFmt w:val="decimal"/>
      <w:lvlText w:val="%1."/>
      <w:lvlJc w:val="left"/>
      <w:pPr>
        <w:tabs>
          <w:tab w:val="num" w:pos="720"/>
        </w:tabs>
        <w:ind w:left="720" w:hanging="360"/>
      </w:pPr>
    </w:lvl>
    <w:lvl w:ilvl="1" w:tplc="B8CC04B6">
      <w:numFmt w:val="decimal"/>
      <w:lvlText w:val=""/>
      <w:lvlJc w:val="left"/>
    </w:lvl>
    <w:lvl w:ilvl="2" w:tplc="38185A00">
      <w:numFmt w:val="decimal"/>
      <w:lvlText w:val=""/>
      <w:lvlJc w:val="left"/>
    </w:lvl>
    <w:lvl w:ilvl="3" w:tplc="4C2E09C0">
      <w:numFmt w:val="decimal"/>
      <w:lvlText w:val=""/>
      <w:lvlJc w:val="left"/>
    </w:lvl>
    <w:lvl w:ilvl="4" w:tplc="4A38B4E4">
      <w:numFmt w:val="decimal"/>
      <w:lvlText w:val=""/>
      <w:lvlJc w:val="left"/>
    </w:lvl>
    <w:lvl w:ilvl="5" w:tplc="119E4F86">
      <w:numFmt w:val="decimal"/>
      <w:lvlText w:val=""/>
      <w:lvlJc w:val="left"/>
    </w:lvl>
    <w:lvl w:ilvl="6" w:tplc="337C8F8E">
      <w:numFmt w:val="decimal"/>
      <w:lvlText w:val=""/>
      <w:lvlJc w:val="left"/>
    </w:lvl>
    <w:lvl w:ilvl="7" w:tplc="D95EA27E">
      <w:numFmt w:val="decimal"/>
      <w:lvlText w:val=""/>
      <w:lvlJc w:val="left"/>
    </w:lvl>
    <w:lvl w:ilvl="8" w:tplc="62966C20">
      <w:numFmt w:val="decimal"/>
      <w:lvlText w:val=""/>
      <w:lvlJc w:val="left"/>
    </w:lvl>
  </w:abstractNum>
  <w:abstractNum w:abstractNumId="6" w15:restartNumberingAfterBreak="0">
    <w:nsid w:val="2ECA395D"/>
    <w:multiLevelType w:val="hybridMultilevel"/>
    <w:tmpl w:val="DBDAFB74"/>
    <w:lvl w:ilvl="0" w:tplc="4AB46606">
      <w:start w:val="1"/>
      <w:numFmt w:val="bullet"/>
      <w:lvlText w:val=""/>
      <w:lvlJc w:val="left"/>
      <w:pPr>
        <w:tabs>
          <w:tab w:val="num" w:pos="720"/>
        </w:tabs>
        <w:ind w:left="720" w:hanging="360"/>
      </w:pPr>
      <w:rPr>
        <w:rFonts w:ascii="Symbol" w:hAnsi="Symbol" w:hint="default"/>
      </w:rPr>
    </w:lvl>
    <w:lvl w:ilvl="1" w:tplc="94C861D2">
      <w:numFmt w:val="decimal"/>
      <w:lvlText w:val=""/>
      <w:lvlJc w:val="left"/>
    </w:lvl>
    <w:lvl w:ilvl="2" w:tplc="0F8CBAFA">
      <w:numFmt w:val="decimal"/>
      <w:lvlText w:val=""/>
      <w:lvlJc w:val="left"/>
    </w:lvl>
    <w:lvl w:ilvl="3" w:tplc="9086E71A">
      <w:numFmt w:val="decimal"/>
      <w:lvlText w:val=""/>
      <w:lvlJc w:val="left"/>
    </w:lvl>
    <w:lvl w:ilvl="4" w:tplc="799CB422">
      <w:numFmt w:val="decimal"/>
      <w:lvlText w:val=""/>
      <w:lvlJc w:val="left"/>
    </w:lvl>
    <w:lvl w:ilvl="5" w:tplc="2ECCBD68">
      <w:numFmt w:val="decimal"/>
      <w:lvlText w:val=""/>
      <w:lvlJc w:val="left"/>
    </w:lvl>
    <w:lvl w:ilvl="6" w:tplc="DE585236">
      <w:numFmt w:val="decimal"/>
      <w:lvlText w:val=""/>
      <w:lvlJc w:val="left"/>
    </w:lvl>
    <w:lvl w:ilvl="7" w:tplc="4D5C18C8">
      <w:numFmt w:val="decimal"/>
      <w:lvlText w:val=""/>
      <w:lvlJc w:val="left"/>
    </w:lvl>
    <w:lvl w:ilvl="8" w:tplc="1CB6EC72">
      <w:numFmt w:val="decimal"/>
      <w:lvlText w:val=""/>
      <w:lvlJc w:val="left"/>
    </w:lvl>
  </w:abstractNum>
  <w:abstractNum w:abstractNumId="7" w15:restartNumberingAfterBreak="0">
    <w:nsid w:val="365C1D64"/>
    <w:multiLevelType w:val="hybridMultilevel"/>
    <w:tmpl w:val="98522F84"/>
    <w:lvl w:ilvl="0" w:tplc="2B3C2606">
      <w:numFmt w:val="decimal"/>
      <w:lvlText w:val="%1."/>
      <w:lvlJc w:val="left"/>
      <w:pPr>
        <w:tabs>
          <w:tab w:val="num" w:pos="720"/>
        </w:tabs>
        <w:ind w:left="720" w:hanging="360"/>
      </w:pPr>
    </w:lvl>
    <w:lvl w:ilvl="1" w:tplc="3B6AA9F0">
      <w:numFmt w:val="decimal"/>
      <w:lvlText w:val=""/>
      <w:lvlJc w:val="left"/>
    </w:lvl>
    <w:lvl w:ilvl="2" w:tplc="F280BBEC">
      <w:numFmt w:val="decimal"/>
      <w:lvlText w:val=""/>
      <w:lvlJc w:val="left"/>
    </w:lvl>
    <w:lvl w:ilvl="3" w:tplc="DAC43CE0">
      <w:numFmt w:val="decimal"/>
      <w:lvlText w:val=""/>
      <w:lvlJc w:val="left"/>
    </w:lvl>
    <w:lvl w:ilvl="4" w:tplc="EAFC4992">
      <w:numFmt w:val="decimal"/>
      <w:lvlText w:val=""/>
      <w:lvlJc w:val="left"/>
    </w:lvl>
    <w:lvl w:ilvl="5" w:tplc="E7CE6FDC">
      <w:numFmt w:val="decimal"/>
      <w:lvlText w:val=""/>
      <w:lvlJc w:val="left"/>
    </w:lvl>
    <w:lvl w:ilvl="6" w:tplc="E714AD0A">
      <w:numFmt w:val="decimal"/>
      <w:lvlText w:val=""/>
      <w:lvlJc w:val="left"/>
    </w:lvl>
    <w:lvl w:ilvl="7" w:tplc="C9EAC992">
      <w:numFmt w:val="decimal"/>
      <w:lvlText w:val=""/>
      <w:lvlJc w:val="left"/>
    </w:lvl>
    <w:lvl w:ilvl="8" w:tplc="5F580CEA">
      <w:numFmt w:val="decimal"/>
      <w:lvlText w:val=""/>
      <w:lvlJc w:val="left"/>
    </w:lvl>
  </w:abstractNum>
  <w:abstractNum w:abstractNumId="8" w15:restartNumberingAfterBreak="0">
    <w:nsid w:val="3A8532AC"/>
    <w:multiLevelType w:val="hybridMultilevel"/>
    <w:tmpl w:val="5E740894"/>
    <w:lvl w:ilvl="0" w:tplc="6A4688A4">
      <w:start w:val="1"/>
      <w:numFmt w:val="bullet"/>
      <w:lvlText w:val=""/>
      <w:lvlJc w:val="left"/>
      <w:pPr>
        <w:tabs>
          <w:tab w:val="num" w:pos="720"/>
        </w:tabs>
        <w:ind w:left="720" w:hanging="360"/>
      </w:pPr>
      <w:rPr>
        <w:rFonts w:ascii="Symbol" w:hAnsi="Symbol" w:hint="default"/>
      </w:rPr>
    </w:lvl>
    <w:lvl w:ilvl="1" w:tplc="6EA067B6">
      <w:numFmt w:val="decimal"/>
      <w:lvlText w:val=""/>
      <w:lvlJc w:val="left"/>
    </w:lvl>
    <w:lvl w:ilvl="2" w:tplc="35DE0C5E">
      <w:numFmt w:val="decimal"/>
      <w:lvlText w:val=""/>
      <w:lvlJc w:val="left"/>
    </w:lvl>
    <w:lvl w:ilvl="3" w:tplc="C184A134">
      <w:numFmt w:val="decimal"/>
      <w:lvlText w:val=""/>
      <w:lvlJc w:val="left"/>
    </w:lvl>
    <w:lvl w:ilvl="4" w:tplc="F8D24F42">
      <w:numFmt w:val="decimal"/>
      <w:lvlText w:val=""/>
      <w:lvlJc w:val="left"/>
    </w:lvl>
    <w:lvl w:ilvl="5" w:tplc="1E7023C4">
      <w:numFmt w:val="decimal"/>
      <w:lvlText w:val=""/>
      <w:lvlJc w:val="left"/>
    </w:lvl>
    <w:lvl w:ilvl="6" w:tplc="93B86082">
      <w:numFmt w:val="decimal"/>
      <w:lvlText w:val=""/>
      <w:lvlJc w:val="left"/>
    </w:lvl>
    <w:lvl w:ilvl="7" w:tplc="ED2A049C">
      <w:numFmt w:val="decimal"/>
      <w:lvlText w:val=""/>
      <w:lvlJc w:val="left"/>
    </w:lvl>
    <w:lvl w:ilvl="8" w:tplc="4FA4C1E6">
      <w:numFmt w:val="decimal"/>
      <w:lvlText w:val=""/>
      <w:lvlJc w:val="left"/>
    </w:lvl>
  </w:abstractNum>
  <w:abstractNum w:abstractNumId="9" w15:restartNumberingAfterBreak="0">
    <w:nsid w:val="49E47AFD"/>
    <w:multiLevelType w:val="hybridMultilevel"/>
    <w:tmpl w:val="0BA06524"/>
    <w:lvl w:ilvl="0" w:tplc="941EBE1A">
      <w:start w:val="1"/>
      <w:numFmt w:val="bullet"/>
      <w:lvlText w:val=""/>
      <w:lvlJc w:val="left"/>
      <w:pPr>
        <w:tabs>
          <w:tab w:val="num" w:pos="720"/>
        </w:tabs>
        <w:ind w:left="720" w:hanging="360"/>
      </w:pPr>
      <w:rPr>
        <w:rFonts w:ascii="Symbol" w:hAnsi="Symbol" w:hint="default"/>
      </w:rPr>
    </w:lvl>
    <w:lvl w:ilvl="1" w:tplc="A560D44A">
      <w:numFmt w:val="decimal"/>
      <w:lvlText w:val=""/>
      <w:lvlJc w:val="left"/>
    </w:lvl>
    <w:lvl w:ilvl="2" w:tplc="93D010EE">
      <w:numFmt w:val="decimal"/>
      <w:lvlText w:val=""/>
      <w:lvlJc w:val="left"/>
    </w:lvl>
    <w:lvl w:ilvl="3" w:tplc="F94C967C">
      <w:numFmt w:val="decimal"/>
      <w:lvlText w:val=""/>
      <w:lvlJc w:val="left"/>
    </w:lvl>
    <w:lvl w:ilvl="4" w:tplc="B5DC4306">
      <w:numFmt w:val="decimal"/>
      <w:lvlText w:val=""/>
      <w:lvlJc w:val="left"/>
    </w:lvl>
    <w:lvl w:ilvl="5" w:tplc="BFDE3328">
      <w:numFmt w:val="decimal"/>
      <w:lvlText w:val=""/>
      <w:lvlJc w:val="left"/>
    </w:lvl>
    <w:lvl w:ilvl="6" w:tplc="09148704">
      <w:numFmt w:val="decimal"/>
      <w:lvlText w:val=""/>
      <w:lvlJc w:val="left"/>
    </w:lvl>
    <w:lvl w:ilvl="7" w:tplc="03BA73A6">
      <w:numFmt w:val="decimal"/>
      <w:lvlText w:val=""/>
      <w:lvlJc w:val="left"/>
    </w:lvl>
    <w:lvl w:ilvl="8" w:tplc="188AE830">
      <w:numFmt w:val="decimal"/>
      <w:lvlText w:val=""/>
      <w:lvlJc w:val="left"/>
    </w:lvl>
  </w:abstractNum>
  <w:abstractNum w:abstractNumId="10" w15:restartNumberingAfterBreak="0">
    <w:nsid w:val="4CBE681F"/>
    <w:multiLevelType w:val="hybridMultilevel"/>
    <w:tmpl w:val="94E82298"/>
    <w:lvl w:ilvl="0" w:tplc="8B8C040C">
      <w:start w:val="1"/>
      <w:numFmt w:val="bullet"/>
      <w:lvlText w:val=""/>
      <w:lvlJc w:val="left"/>
      <w:pPr>
        <w:tabs>
          <w:tab w:val="num" w:pos="720"/>
        </w:tabs>
        <w:ind w:left="720" w:hanging="360"/>
      </w:pPr>
      <w:rPr>
        <w:rFonts w:ascii="Symbol" w:hAnsi="Symbol" w:hint="default"/>
      </w:rPr>
    </w:lvl>
    <w:lvl w:ilvl="1" w:tplc="7BA4E0E8">
      <w:numFmt w:val="decimal"/>
      <w:lvlText w:val=""/>
      <w:lvlJc w:val="left"/>
    </w:lvl>
    <w:lvl w:ilvl="2" w:tplc="BEBE23B6">
      <w:numFmt w:val="decimal"/>
      <w:lvlText w:val=""/>
      <w:lvlJc w:val="left"/>
    </w:lvl>
    <w:lvl w:ilvl="3" w:tplc="6BF4FBE0">
      <w:numFmt w:val="decimal"/>
      <w:lvlText w:val=""/>
      <w:lvlJc w:val="left"/>
    </w:lvl>
    <w:lvl w:ilvl="4" w:tplc="5FBE8A12">
      <w:numFmt w:val="decimal"/>
      <w:lvlText w:val=""/>
      <w:lvlJc w:val="left"/>
    </w:lvl>
    <w:lvl w:ilvl="5" w:tplc="66A2B264">
      <w:numFmt w:val="decimal"/>
      <w:lvlText w:val=""/>
      <w:lvlJc w:val="left"/>
    </w:lvl>
    <w:lvl w:ilvl="6" w:tplc="3CC4A426">
      <w:numFmt w:val="decimal"/>
      <w:lvlText w:val=""/>
      <w:lvlJc w:val="left"/>
    </w:lvl>
    <w:lvl w:ilvl="7" w:tplc="B45C9B4A">
      <w:numFmt w:val="decimal"/>
      <w:lvlText w:val=""/>
      <w:lvlJc w:val="left"/>
    </w:lvl>
    <w:lvl w:ilvl="8" w:tplc="E42E6856">
      <w:numFmt w:val="decimal"/>
      <w:lvlText w:val=""/>
      <w:lvlJc w:val="left"/>
    </w:lvl>
  </w:abstractNum>
  <w:abstractNum w:abstractNumId="11" w15:restartNumberingAfterBreak="0">
    <w:nsid w:val="6382364E"/>
    <w:multiLevelType w:val="hybridMultilevel"/>
    <w:tmpl w:val="05CCBC96"/>
    <w:lvl w:ilvl="0" w:tplc="76B0E214">
      <w:start w:val="1"/>
      <w:numFmt w:val="bullet"/>
      <w:lvlText w:val=""/>
      <w:lvlJc w:val="left"/>
      <w:pPr>
        <w:tabs>
          <w:tab w:val="num" w:pos="720"/>
        </w:tabs>
        <w:ind w:left="720" w:hanging="360"/>
      </w:pPr>
      <w:rPr>
        <w:rFonts w:ascii="Symbol" w:hAnsi="Symbol" w:hint="default"/>
      </w:rPr>
    </w:lvl>
    <w:lvl w:ilvl="1" w:tplc="B8A87C5C">
      <w:numFmt w:val="decimal"/>
      <w:lvlText w:val=""/>
      <w:lvlJc w:val="left"/>
    </w:lvl>
    <w:lvl w:ilvl="2" w:tplc="477CDD6A">
      <w:numFmt w:val="decimal"/>
      <w:lvlText w:val=""/>
      <w:lvlJc w:val="left"/>
    </w:lvl>
    <w:lvl w:ilvl="3" w:tplc="DDEE791A">
      <w:numFmt w:val="decimal"/>
      <w:lvlText w:val=""/>
      <w:lvlJc w:val="left"/>
    </w:lvl>
    <w:lvl w:ilvl="4" w:tplc="7EA2A504">
      <w:numFmt w:val="decimal"/>
      <w:lvlText w:val=""/>
      <w:lvlJc w:val="left"/>
    </w:lvl>
    <w:lvl w:ilvl="5" w:tplc="2C7AD018">
      <w:numFmt w:val="decimal"/>
      <w:lvlText w:val=""/>
      <w:lvlJc w:val="left"/>
    </w:lvl>
    <w:lvl w:ilvl="6" w:tplc="D4AC52D4">
      <w:numFmt w:val="decimal"/>
      <w:lvlText w:val=""/>
      <w:lvlJc w:val="left"/>
    </w:lvl>
    <w:lvl w:ilvl="7" w:tplc="F4F02664">
      <w:numFmt w:val="decimal"/>
      <w:lvlText w:val=""/>
      <w:lvlJc w:val="left"/>
    </w:lvl>
    <w:lvl w:ilvl="8" w:tplc="5732B09C">
      <w:numFmt w:val="decimal"/>
      <w:lvlText w:val=""/>
      <w:lvlJc w:val="left"/>
    </w:lvl>
  </w:abstractNum>
  <w:abstractNum w:abstractNumId="12" w15:restartNumberingAfterBreak="0">
    <w:nsid w:val="69360318"/>
    <w:multiLevelType w:val="hybridMultilevel"/>
    <w:tmpl w:val="AE162EAC"/>
    <w:lvl w:ilvl="0" w:tplc="CED2D3D6">
      <w:start w:val="1"/>
      <w:numFmt w:val="bullet"/>
      <w:lvlText w:val=""/>
      <w:lvlJc w:val="left"/>
      <w:pPr>
        <w:tabs>
          <w:tab w:val="num" w:pos="720"/>
        </w:tabs>
        <w:ind w:left="720" w:hanging="360"/>
      </w:pPr>
      <w:rPr>
        <w:rFonts w:ascii="Symbol" w:hAnsi="Symbol" w:hint="default"/>
      </w:rPr>
    </w:lvl>
    <w:lvl w:ilvl="1" w:tplc="3800A6B4">
      <w:numFmt w:val="decimal"/>
      <w:lvlText w:val=""/>
      <w:lvlJc w:val="left"/>
    </w:lvl>
    <w:lvl w:ilvl="2" w:tplc="EDD0FB4C">
      <w:numFmt w:val="decimal"/>
      <w:lvlText w:val=""/>
      <w:lvlJc w:val="left"/>
    </w:lvl>
    <w:lvl w:ilvl="3" w:tplc="38ACA78E">
      <w:numFmt w:val="decimal"/>
      <w:lvlText w:val=""/>
      <w:lvlJc w:val="left"/>
    </w:lvl>
    <w:lvl w:ilvl="4" w:tplc="9C5ACD50">
      <w:numFmt w:val="decimal"/>
      <w:lvlText w:val=""/>
      <w:lvlJc w:val="left"/>
    </w:lvl>
    <w:lvl w:ilvl="5" w:tplc="F084991A">
      <w:numFmt w:val="decimal"/>
      <w:lvlText w:val=""/>
      <w:lvlJc w:val="left"/>
    </w:lvl>
    <w:lvl w:ilvl="6" w:tplc="17DCBED0">
      <w:numFmt w:val="decimal"/>
      <w:lvlText w:val=""/>
      <w:lvlJc w:val="left"/>
    </w:lvl>
    <w:lvl w:ilvl="7" w:tplc="CE841CA8">
      <w:numFmt w:val="decimal"/>
      <w:lvlText w:val=""/>
      <w:lvlJc w:val="left"/>
    </w:lvl>
    <w:lvl w:ilvl="8" w:tplc="B596BA56">
      <w:numFmt w:val="decimal"/>
      <w:lvlText w:val=""/>
      <w:lvlJc w:val="left"/>
    </w:lvl>
  </w:abstractNum>
  <w:abstractNum w:abstractNumId="13" w15:restartNumberingAfterBreak="0">
    <w:nsid w:val="76267284"/>
    <w:multiLevelType w:val="hybridMultilevel"/>
    <w:tmpl w:val="0630AC34"/>
    <w:lvl w:ilvl="0" w:tplc="DC94DDCC">
      <w:start w:val="1"/>
      <w:numFmt w:val="bullet"/>
      <w:lvlText w:val=""/>
      <w:lvlJc w:val="left"/>
      <w:pPr>
        <w:tabs>
          <w:tab w:val="num" w:pos="720"/>
        </w:tabs>
        <w:ind w:left="720" w:hanging="360"/>
      </w:pPr>
      <w:rPr>
        <w:rFonts w:ascii="Symbol" w:hAnsi="Symbol" w:hint="default"/>
      </w:rPr>
    </w:lvl>
    <w:lvl w:ilvl="1" w:tplc="643CAB6E">
      <w:numFmt w:val="decimal"/>
      <w:lvlText w:val=""/>
      <w:lvlJc w:val="left"/>
    </w:lvl>
    <w:lvl w:ilvl="2" w:tplc="5088C79E">
      <w:numFmt w:val="decimal"/>
      <w:lvlText w:val=""/>
      <w:lvlJc w:val="left"/>
    </w:lvl>
    <w:lvl w:ilvl="3" w:tplc="AF10859A">
      <w:numFmt w:val="decimal"/>
      <w:lvlText w:val=""/>
      <w:lvlJc w:val="left"/>
    </w:lvl>
    <w:lvl w:ilvl="4" w:tplc="C5EA252A">
      <w:numFmt w:val="decimal"/>
      <w:lvlText w:val=""/>
      <w:lvlJc w:val="left"/>
    </w:lvl>
    <w:lvl w:ilvl="5" w:tplc="3CA05850">
      <w:numFmt w:val="decimal"/>
      <w:lvlText w:val=""/>
      <w:lvlJc w:val="left"/>
    </w:lvl>
    <w:lvl w:ilvl="6" w:tplc="599059E4">
      <w:numFmt w:val="decimal"/>
      <w:lvlText w:val=""/>
      <w:lvlJc w:val="left"/>
    </w:lvl>
    <w:lvl w:ilvl="7" w:tplc="EE666992">
      <w:numFmt w:val="decimal"/>
      <w:lvlText w:val=""/>
      <w:lvlJc w:val="left"/>
    </w:lvl>
    <w:lvl w:ilvl="8" w:tplc="A59CE2A0">
      <w:numFmt w:val="decimal"/>
      <w:lvlText w:val=""/>
      <w:lvlJc w:val="left"/>
    </w:lvl>
  </w:abstractNum>
  <w:num w:numId="1">
    <w:abstractNumId w:val="2"/>
  </w:num>
  <w:num w:numId="2">
    <w:abstractNumId w:val="9"/>
  </w:num>
  <w:num w:numId="3">
    <w:abstractNumId w:val="10"/>
  </w:num>
  <w:num w:numId="4">
    <w:abstractNumId w:val="12"/>
  </w:num>
  <w:num w:numId="5">
    <w:abstractNumId w:val="11"/>
  </w:num>
  <w:num w:numId="6">
    <w:abstractNumId w:val="6"/>
  </w:num>
  <w:num w:numId="7">
    <w:abstractNumId w:val="8"/>
  </w:num>
  <w:num w:numId="8">
    <w:abstractNumId w:val="3"/>
  </w:num>
  <w:num w:numId="9">
    <w:abstractNumId w:val="13"/>
  </w:num>
  <w:num w:numId="10">
    <w:abstractNumId w:val="4"/>
  </w:num>
  <w:num w:numId="11">
    <w:abstractNumId w:val="5"/>
  </w:num>
  <w:num w:numId="12">
    <w:abstractNumId w:val="1"/>
  </w:num>
  <w:num w:numId="13">
    <w:abstractNumId w:val="7"/>
  </w:num>
  <w:num w:numId="14">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uthor">
    <w15:presenceInfo w15:providerId="None" w15:userId="Auth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1805"/>
    <w:rsid w:val="00002F50"/>
    <w:rsid w:val="00007893"/>
    <w:rsid w:val="000338D5"/>
    <w:rsid w:val="00035C1A"/>
    <w:rsid w:val="0003612D"/>
    <w:rsid w:val="000451F5"/>
    <w:rsid w:val="00052C97"/>
    <w:rsid w:val="0005722B"/>
    <w:rsid w:val="00060EC3"/>
    <w:rsid w:val="00062B33"/>
    <w:rsid w:val="0006401A"/>
    <w:rsid w:val="0007282A"/>
    <w:rsid w:val="00077660"/>
    <w:rsid w:val="0008290E"/>
    <w:rsid w:val="000852BC"/>
    <w:rsid w:val="000A2FF0"/>
    <w:rsid w:val="000C0FC9"/>
    <w:rsid w:val="000C330E"/>
    <w:rsid w:val="000C3DC1"/>
    <w:rsid w:val="000D1108"/>
    <w:rsid w:val="000D1540"/>
    <w:rsid w:val="000D626D"/>
    <w:rsid w:val="000D72FA"/>
    <w:rsid w:val="000F073B"/>
    <w:rsid w:val="000F0DF2"/>
    <w:rsid w:val="000F301E"/>
    <w:rsid w:val="000F51BC"/>
    <w:rsid w:val="00115DA8"/>
    <w:rsid w:val="00121E59"/>
    <w:rsid w:val="001257A3"/>
    <w:rsid w:val="00131553"/>
    <w:rsid w:val="00145922"/>
    <w:rsid w:val="00145C97"/>
    <w:rsid w:val="0014760B"/>
    <w:rsid w:val="0016674F"/>
    <w:rsid w:val="001755D5"/>
    <w:rsid w:val="001773C3"/>
    <w:rsid w:val="00183C0B"/>
    <w:rsid w:val="00185F10"/>
    <w:rsid w:val="001A2286"/>
    <w:rsid w:val="001A49EC"/>
    <w:rsid w:val="001B0B83"/>
    <w:rsid w:val="001B1805"/>
    <w:rsid w:val="001B46FF"/>
    <w:rsid w:val="001C6A37"/>
    <w:rsid w:val="001F3BCC"/>
    <w:rsid w:val="00200241"/>
    <w:rsid w:val="00207162"/>
    <w:rsid w:val="00233A6B"/>
    <w:rsid w:val="002456C9"/>
    <w:rsid w:val="00254687"/>
    <w:rsid w:val="0025697A"/>
    <w:rsid w:val="002712E9"/>
    <w:rsid w:val="00276E4A"/>
    <w:rsid w:val="00290D2D"/>
    <w:rsid w:val="002B5D69"/>
    <w:rsid w:val="002B6925"/>
    <w:rsid w:val="002B7E48"/>
    <w:rsid w:val="002C479E"/>
    <w:rsid w:val="002D3031"/>
    <w:rsid w:val="002D4316"/>
    <w:rsid w:val="002F7720"/>
    <w:rsid w:val="00324677"/>
    <w:rsid w:val="0033381F"/>
    <w:rsid w:val="00350DCD"/>
    <w:rsid w:val="00371B69"/>
    <w:rsid w:val="00372C4F"/>
    <w:rsid w:val="003775DA"/>
    <w:rsid w:val="00395822"/>
    <w:rsid w:val="003B4234"/>
    <w:rsid w:val="003B4293"/>
    <w:rsid w:val="003D1744"/>
    <w:rsid w:val="003D23E0"/>
    <w:rsid w:val="003F378E"/>
    <w:rsid w:val="0043360E"/>
    <w:rsid w:val="00444233"/>
    <w:rsid w:val="0044703B"/>
    <w:rsid w:val="00447B34"/>
    <w:rsid w:val="004735FD"/>
    <w:rsid w:val="004859E2"/>
    <w:rsid w:val="00490B58"/>
    <w:rsid w:val="00497247"/>
    <w:rsid w:val="004C2CB0"/>
    <w:rsid w:val="004D001B"/>
    <w:rsid w:val="004E7E88"/>
    <w:rsid w:val="004F1959"/>
    <w:rsid w:val="004F2CD1"/>
    <w:rsid w:val="004F3123"/>
    <w:rsid w:val="004F6ED5"/>
    <w:rsid w:val="004F772F"/>
    <w:rsid w:val="00507E6A"/>
    <w:rsid w:val="00511650"/>
    <w:rsid w:val="00575124"/>
    <w:rsid w:val="005910FD"/>
    <w:rsid w:val="005A4329"/>
    <w:rsid w:val="005A5CB0"/>
    <w:rsid w:val="005C42FE"/>
    <w:rsid w:val="005F691F"/>
    <w:rsid w:val="00606F29"/>
    <w:rsid w:val="00611B15"/>
    <w:rsid w:val="006426E6"/>
    <w:rsid w:val="00666D9E"/>
    <w:rsid w:val="006727E0"/>
    <w:rsid w:val="006809BA"/>
    <w:rsid w:val="00683A6E"/>
    <w:rsid w:val="0069167F"/>
    <w:rsid w:val="00693C31"/>
    <w:rsid w:val="006A2A9D"/>
    <w:rsid w:val="006A4F49"/>
    <w:rsid w:val="006B39AD"/>
    <w:rsid w:val="006E1272"/>
    <w:rsid w:val="006E1F14"/>
    <w:rsid w:val="006E2209"/>
    <w:rsid w:val="0070781B"/>
    <w:rsid w:val="00715D01"/>
    <w:rsid w:val="007261A8"/>
    <w:rsid w:val="00736801"/>
    <w:rsid w:val="007372A3"/>
    <w:rsid w:val="007425B4"/>
    <w:rsid w:val="00747844"/>
    <w:rsid w:val="00750625"/>
    <w:rsid w:val="00751748"/>
    <w:rsid w:val="00752ECE"/>
    <w:rsid w:val="00753A26"/>
    <w:rsid w:val="00765D8B"/>
    <w:rsid w:val="00793485"/>
    <w:rsid w:val="007945EA"/>
    <w:rsid w:val="00796B05"/>
    <w:rsid w:val="007A0223"/>
    <w:rsid w:val="008341D2"/>
    <w:rsid w:val="00895401"/>
    <w:rsid w:val="00896473"/>
    <w:rsid w:val="008A6F17"/>
    <w:rsid w:val="008B120D"/>
    <w:rsid w:val="008B49A3"/>
    <w:rsid w:val="008D689F"/>
    <w:rsid w:val="008E5B04"/>
    <w:rsid w:val="008F7CAA"/>
    <w:rsid w:val="00922F7A"/>
    <w:rsid w:val="0092321B"/>
    <w:rsid w:val="00927C35"/>
    <w:rsid w:val="00974AAC"/>
    <w:rsid w:val="009B0413"/>
    <w:rsid w:val="009D537E"/>
    <w:rsid w:val="009F1B19"/>
    <w:rsid w:val="009F767D"/>
    <w:rsid w:val="00A06176"/>
    <w:rsid w:val="00A07AC9"/>
    <w:rsid w:val="00A14926"/>
    <w:rsid w:val="00A311EB"/>
    <w:rsid w:val="00A63659"/>
    <w:rsid w:val="00A907CA"/>
    <w:rsid w:val="00AA56F7"/>
    <w:rsid w:val="00AB6087"/>
    <w:rsid w:val="00AC051E"/>
    <w:rsid w:val="00AC19CA"/>
    <w:rsid w:val="00AC33B5"/>
    <w:rsid w:val="00AE3EE4"/>
    <w:rsid w:val="00AF073D"/>
    <w:rsid w:val="00AF7916"/>
    <w:rsid w:val="00B0040D"/>
    <w:rsid w:val="00B03AD3"/>
    <w:rsid w:val="00B076C1"/>
    <w:rsid w:val="00B30AD0"/>
    <w:rsid w:val="00B3688A"/>
    <w:rsid w:val="00B40BD7"/>
    <w:rsid w:val="00B44DDF"/>
    <w:rsid w:val="00B509CC"/>
    <w:rsid w:val="00B66C3A"/>
    <w:rsid w:val="00B70FFD"/>
    <w:rsid w:val="00B761B3"/>
    <w:rsid w:val="00B832D2"/>
    <w:rsid w:val="00BA7A05"/>
    <w:rsid w:val="00C109D3"/>
    <w:rsid w:val="00C153F7"/>
    <w:rsid w:val="00C2747E"/>
    <w:rsid w:val="00C32D08"/>
    <w:rsid w:val="00C46686"/>
    <w:rsid w:val="00C46A8F"/>
    <w:rsid w:val="00C7038D"/>
    <w:rsid w:val="00CA1A85"/>
    <w:rsid w:val="00CA604F"/>
    <w:rsid w:val="00CC2F95"/>
    <w:rsid w:val="00CD156F"/>
    <w:rsid w:val="00CD1B5F"/>
    <w:rsid w:val="00CE65DF"/>
    <w:rsid w:val="00CF3744"/>
    <w:rsid w:val="00CF69C4"/>
    <w:rsid w:val="00CF6C4A"/>
    <w:rsid w:val="00D03E1D"/>
    <w:rsid w:val="00D1220B"/>
    <w:rsid w:val="00D46FBD"/>
    <w:rsid w:val="00D502D2"/>
    <w:rsid w:val="00D65EF3"/>
    <w:rsid w:val="00D722D3"/>
    <w:rsid w:val="00DA1679"/>
    <w:rsid w:val="00DA7FFB"/>
    <w:rsid w:val="00DB72C6"/>
    <w:rsid w:val="00DC0C34"/>
    <w:rsid w:val="00DC1320"/>
    <w:rsid w:val="00DC6327"/>
    <w:rsid w:val="00DC7F76"/>
    <w:rsid w:val="00DE4C47"/>
    <w:rsid w:val="00DF0F55"/>
    <w:rsid w:val="00E25DE7"/>
    <w:rsid w:val="00E337E2"/>
    <w:rsid w:val="00E40D86"/>
    <w:rsid w:val="00E44759"/>
    <w:rsid w:val="00EA29C6"/>
    <w:rsid w:val="00EA5CFD"/>
    <w:rsid w:val="00EC0D01"/>
    <w:rsid w:val="00ED0DB6"/>
    <w:rsid w:val="00ED770D"/>
    <w:rsid w:val="00EE0418"/>
    <w:rsid w:val="00EE5D74"/>
    <w:rsid w:val="00F3709C"/>
    <w:rsid w:val="00F5386A"/>
    <w:rsid w:val="00F55D7A"/>
    <w:rsid w:val="00F6654B"/>
    <w:rsid w:val="00F74E15"/>
    <w:rsid w:val="00FA6F46"/>
    <w:rsid w:val="00FA6F87"/>
    <w:rsid w:val="00FB4AB1"/>
    <w:rsid w:val="00FC255F"/>
    <w:rsid w:val="00FD7B9B"/>
  </w:rsids>
  <m:mathPr>
    <m:mathFont m:val="Cambria Math"/>
    <m:brkBin m:val="before"/>
    <m:brkBinSub m:val="--"/>
    <m:smallFrac m:val="0"/>
    <m:dispDef/>
    <m:lMargin m:val="0"/>
    <m:rMargin m:val="0"/>
    <m:defJc m:val="centerGroup"/>
    <m:wrapIndent m:val="1440"/>
    <m:intLim m:val="subSup"/>
    <m:naryLim m:val="undOvr"/>
  </m:mathPr>
  <w:themeFontLang w:val="en-Z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900A9"/>
  <w15:docId w15:val="{59F8149F-C9EB-463E-B74E-E27A47408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Georgia" w:eastAsiaTheme="minorHAnsi" w:hAnsiTheme="minorHAnsi" w:cstheme="minorBidi"/>
        <w:sz w:val="22"/>
        <w:szCs w:val="22"/>
        <w:lang w:val="en-US" w:eastAsia="en-US" w:bidi="ar-SA"/>
      </w:rPr>
    </w:rPrDefault>
    <w:pPrDefault>
      <w:pPr>
        <w:spacing w:after="120" w:line="24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VerbatimChar">
    <w:name w:val="Verbatim Char"/>
    <w:rPr>
      <w:rFonts w:ascii="Consolas" w:hAnsi="Consolas"/>
      <w:sz w:val="22"/>
    </w:rPr>
  </w:style>
  <w:style w:type="paragraph" w:styleId="Revision">
    <w:name w:val="Revision"/>
    <w:hidden/>
    <w:uiPriority w:val="99"/>
    <w:semiHidden/>
    <w:rsid w:val="00D65EF3"/>
    <w:pPr>
      <w:spacing w:after="0" w:line="240" w:lineRule="auto"/>
    </w:pPr>
  </w:style>
  <w:style w:type="character" w:styleId="CommentReference">
    <w:name w:val="annotation reference"/>
    <w:basedOn w:val="DefaultParagraphFont"/>
    <w:uiPriority w:val="99"/>
    <w:semiHidden/>
    <w:unhideWhenUsed/>
    <w:rsid w:val="00DB72C6"/>
    <w:rPr>
      <w:sz w:val="16"/>
      <w:szCs w:val="16"/>
    </w:rPr>
  </w:style>
  <w:style w:type="paragraph" w:styleId="CommentText">
    <w:name w:val="annotation text"/>
    <w:basedOn w:val="Normal"/>
    <w:link w:val="CommentTextChar"/>
    <w:uiPriority w:val="99"/>
    <w:semiHidden/>
    <w:unhideWhenUsed/>
    <w:rsid w:val="00DB72C6"/>
    <w:pPr>
      <w:spacing w:line="240" w:lineRule="auto"/>
    </w:pPr>
    <w:rPr>
      <w:sz w:val="20"/>
      <w:szCs w:val="20"/>
    </w:rPr>
  </w:style>
  <w:style w:type="character" w:customStyle="1" w:styleId="CommentTextChar">
    <w:name w:val="Comment Text Char"/>
    <w:basedOn w:val="DefaultParagraphFont"/>
    <w:link w:val="CommentText"/>
    <w:uiPriority w:val="99"/>
    <w:semiHidden/>
    <w:rsid w:val="00DB72C6"/>
    <w:rPr>
      <w:sz w:val="20"/>
      <w:szCs w:val="20"/>
    </w:rPr>
  </w:style>
  <w:style w:type="paragraph" w:styleId="CommentSubject">
    <w:name w:val="annotation subject"/>
    <w:basedOn w:val="CommentText"/>
    <w:next w:val="CommentText"/>
    <w:link w:val="CommentSubjectChar"/>
    <w:uiPriority w:val="99"/>
    <w:semiHidden/>
    <w:unhideWhenUsed/>
    <w:rsid w:val="00DB72C6"/>
    <w:rPr>
      <w:b/>
      <w:bCs/>
    </w:rPr>
  </w:style>
  <w:style w:type="character" w:customStyle="1" w:styleId="CommentSubjectChar">
    <w:name w:val="Comment Subject Char"/>
    <w:basedOn w:val="CommentTextChar"/>
    <w:link w:val="CommentSubject"/>
    <w:uiPriority w:val="99"/>
    <w:semiHidden/>
    <w:rsid w:val="00DB72C6"/>
    <w:rPr>
      <w:b/>
      <w:bCs/>
      <w:sz w:val="20"/>
      <w:szCs w:val="20"/>
    </w:rPr>
  </w:style>
  <w:style w:type="paragraph" w:styleId="BalloonText">
    <w:name w:val="Balloon Text"/>
    <w:basedOn w:val="Normal"/>
    <w:link w:val="BalloonTextChar"/>
    <w:uiPriority w:val="99"/>
    <w:semiHidden/>
    <w:unhideWhenUsed/>
    <w:rsid w:val="00AC33B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33B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49518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mailto:zwickl@eeg.tuwien.ac.at"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comments" Target="comments.xml"/><Relationship Id="rId15" Type="http://schemas.openxmlformats.org/officeDocument/2006/relationships/image" Target="media/image8.jpeg"/><Relationship Id="rId23" Type="http://schemas.openxmlformats.org/officeDocument/2006/relationships/image" Target="media/image16.jpeg"/><Relationship Id="rId28" Type="http://schemas.microsoft.com/office/2011/relationships/people" Target="people.xml"/><Relationship Id="rId10" Type="http://schemas.openxmlformats.org/officeDocument/2006/relationships/image" Target="media/image3.jpeg"/><Relationship Id="rId19" Type="http://schemas.openxmlformats.org/officeDocument/2006/relationships/image" Target="media/image12.jpeg"/><Relationship Id="rId31" Type="http://schemas.microsoft.com/office/2018/08/relationships/commentsExtensible" Target="commentsExtensi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 Id="rId30"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41</Pages>
  <Words>11609</Words>
  <Characters>66176</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Author</cp:lastModifiedBy>
  <cp:revision>5</cp:revision>
  <dcterms:created xsi:type="dcterms:W3CDTF">2023-09-20T06:25:00Z</dcterms:created>
  <dcterms:modified xsi:type="dcterms:W3CDTF">2023-09-20T06:43:00Z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ustomProp">
    <vt:lpwstr>4fb540ecb6144fc7b81b6a6bb5b2fc8d</vt:lpwstr>
  </property>
  <property fmtid="{D5CDD505-2E9C-101B-9397-08002B2CF9AE}" pid="3" name="DotEnagoUniqueKey">
    <vt:lpwstr>|0511216cd3cf43d-a813-44c8-154e-a1695181132001-8349b219</vt:lpwstr>
  </property>
</Properties>
</file>